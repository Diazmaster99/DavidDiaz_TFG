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4.44364547729492" w:lineRule="auto"/>
        <w:ind w:left="0" w:right="526.0629921259857" w:firstLine="0"/>
        <w:jc w:val="left"/>
        <w:rPr/>
      </w:pPr>
      <w:r>
        <w:rPr>
          <w:b w:val="1"/>
          <w:bCs w:val="1"/>
          <w:sz w:val="52"/>
          <w:szCs w:val="52"/>
          <w:rtl w:val="0"/>
        </w:rPr>
        <w:br w:type="textWrapping"/>
      </w:r>
      <w:r>
        <w:rPr>
          <w:rtl w:val="0"/>
        </w:rPr>
      </w:r>
    </w:p>
    <w:p w:rsidR="00000000" w:rsidDel="00000000" w:rsidP="00000000" w:rsidRDefault="00000000" w:rsidRPr="00000000" w14:paraId="00000002">
      <w:pPr>
        <w:spacing w:after="40" w:lineRule="auto"/>
        <w:jc w:val="center"/>
        <w:rPr>
          <w:sz w:val="28"/>
          <w:szCs w:val="28"/>
        </w:rPr>
      </w:pPr>
      <w:r>
        <w:rPr>
          <w:sz w:val="28"/>
          <w:szCs w:val="28"/>
          <w:rtl w:val="0"/>
        </w:rPr>
        <w:t xml:space="preserve">Grado en Diseño y Desarrollo de Videojuegos y Entornos Virtuales</w:t>
      </w:r>
    </w:p>
    <w:p w:rsidR="00000000" w:rsidDel="00000000" w:rsidP="00000000" w:rsidRDefault="00000000" w:rsidRPr="00000000" w14:paraId="00000003">
      <w:pPr>
        <w:spacing w:after="40" w:lineRule="auto"/>
        <w:jc w:val="center"/>
        <w:rPr/>
      </w:pPr>
      <w:r>
        <w:rPr>
          <w:sz w:val="28"/>
          <w:szCs w:val="28"/>
          <w:rtl w:val="0"/>
        </w:rPr>
        <w:t xml:space="preserve">Especialidad de Programación</w:t>
      </w:r>
      <w:r>
        <w:rPr>
          <w:sz w:val="24"/>
          <w:szCs w:val="24"/>
          <w:rtl w:val="0"/>
        </w:rPr>
        <w:br w:type="textWrapping"/>
      </w:r>
      <w:r>
        <w:rPr>
          <w:rtl w:val="0"/>
        </w:rPr>
      </w:r>
    </w:p>
    <w:p w:rsidR="00000000" w:rsidDel="00000000" w:rsidP="00000000" w:rsidRDefault="00000000" w:rsidRPr="00000000" w14:paraId="00000004">
      <w:pPr>
        <w:spacing w:after="600" w:lineRule="auto"/>
        <w:jc w:val="center"/>
        <w:rPr>
          <w:sz w:val="24"/>
          <w:szCs w:val="24"/>
        </w:rPr>
      </w:pPr>
      <w:bookmarkStart w:colFirst="0" w:colLast="0" w:name="_heading=h.sp6d0hu8yubs" w:id="0"/>
      <w:bookmarkEnd w:id="0"/>
      <w:r>
        <w:rPr>
          <w:sz w:val="26"/>
          <w:szCs w:val="26"/>
          <w:rtl w:val="0"/>
        </w:rPr>
        <w:t xml:space="preserve">Curso académico 2025-2026</w:t>
      </w:r>
      <w:r>
        <w:rPr>
          <w:rtl w:val="0"/>
        </w:rPr>
      </w:r>
    </w:p>
    <w:p w:rsidR="00000000" w:rsidDel="00000000" w:rsidP="00000000" w:rsidRDefault="00000000" w:rsidRPr="00000000" w14:paraId="00000005">
      <w:pPr>
        <w:spacing w:after="120" w:lineRule="auto"/>
        <w:jc w:val="center"/>
        <w:rPr>
          <w:b w:val="1"/>
          <w:bCs w:val="1"/>
          <w:sz w:val="28"/>
          <w:szCs w:val="28"/>
        </w:rPr>
      </w:pPr>
      <w:r>
        <w:rPr>
          <w:b w:val="1"/>
          <w:bCs w:val="1"/>
          <w:sz w:val="28"/>
          <w:szCs w:val="28"/>
          <w:rtl w:val="0"/>
        </w:rPr>
        <w:t xml:space="preserve">TRABAJO DE FIN DE GRADO</w:t>
      </w:r>
    </w:p>
    <w:p w:rsidR="00000000" w:rsidDel="00000000" w:rsidP="00000000" w:rsidRDefault="00000000" w:rsidRPr="00000000" w14:paraId="00000006">
      <w:pPr>
        <w:spacing w:after="120" w:lineRule="auto"/>
        <w:jc w:val="center"/>
        <w:rPr>
          <w:b w:val="1"/>
          <w:bCs w:val="1"/>
          <w:sz w:val="28"/>
          <w:szCs w:val="28"/>
        </w:rPr>
      </w:pPr>
      <w:r>
        <w:rPr>
          <w:rtl w:val="0"/>
        </w:rPr>
      </w:r>
    </w:p>
    <w:p w:rsidR="00000000" w:rsidDel="00000000" w:rsidP="00000000" w:rsidRDefault="00000000" w:rsidRPr="00000000" w14:paraId="00000007">
      <w:pPr>
        <w:spacing w:after="600" w:lineRule="auto"/>
        <w:jc w:val="center"/>
        <w:rPr>
          <w:sz w:val="36"/>
          <w:szCs w:val="36"/>
        </w:rPr>
      </w:pPr>
      <w:r>
        <w:rPr>
          <w:b w:val="1"/>
          <w:bCs w:val="1"/>
          <w:sz w:val="62"/>
          <w:szCs w:val="62"/>
          <w:rtl w:val="0"/>
        </w:rPr>
        <w:t xml:space="preserve">Diseño y entrenamiento de un agente de aprendizaje por refuerzo para combates competitivos Pokémon</w:t>
      </w:r>
      <w:r>
        <w:rPr>
          <w:b w:val="1"/>
          <w:bCs w:val="1"/>
          <w:sz w:val="46"/>
          <w:szCs w:val="46"/>
          <w:rtl w:val="0"/>
        </w:rPr>
        <w:t xml:space="preserve"> </w:t>
      </w:r>
      <w:r>
        <w:rPr>
          <w:rtl w:val="0"/>
        </w:rPr>
      </w:r>
    </w:p>
    <w:p w:rsidR="00000000" w:rsidDel="00000000" w:rsidP="00000000" w:rsidRDefault="00000000" w:rsidRPr="00000000" w14:paraId="00000008">
      <w:pPr>
        <w:spacing w:after="40" w:lineRule="auto"/>
        <w:jc w:val="center"/>
        <w:rPr>
          <w:sz w:val="26"/>
          <w:szCs w:val="26"/>
        </w:rPr>
      </w:pPr>
      <w:r>
        <w:rPr>
          <w:sz w:val="28"/>
          <w:szCs w:val="28"/>
          <w:rtl w:val="0"/>
        </w:rPr>
        <w:t xml:space="preserve">Autor: David Díaz Espinosa de los Monteros</w:t>
      </w:r>
      <w:r>
        <w:rPr>
          <w:rtl w:val="0"/>
        </w:rPr>
      </w:r>
    </w:p>
    <w:p w:rsidR="00000000" w:rsidDel="00000000" w:rsidP="00000000" w:rsidRDefault="00000000" w:rsidRPr="00000000" w14:paraId="00000009">
      <w:pPr>
        <w:spacing w:after="40" w:lineRule="auto"/>
        <w:jc w:val="center"/>
        <w:rPr>
          <w:sz w:val="26"/>
          <w:szCs w:val="26"/>
        </w:rPr>
      </w:pPr>
      <w:r>
        <w:rPr>
          <w:sz w:val="26"/>
          <w:szCs w:val="26"/>
          <w:rtl w:val="0"/>
        </w:rPr>
        <w:t xml:space="preserve">Proyecto grupal: Cloud Wander - Equipo: Hortensia Studios</w:t>
        <w:br w:type="textWrapping"/>
      </w:r>
    </w:p>
    <w:p w:rsidR="00000000" w:rsidDel="00000000" w:rsidP="00000000" w:rsidRDefault="00000000" w:rsidRPr="00000000" w14:paraId="0000000A">
      <w:pPr>
        <w:spacing w:after="40" w:lineRule="auto"/>
        <w:jc w:val="center"/>
        <w:rPr>
          <w:sz w:val="26"/>
          <w:szCs w:val="26"/>
        </w:rPr>
      </w:pPr>
      <w:r>
        <w:rPr>
          <w:sz w:val="26"/>
          <w:szCs w:val="26"/>
          <w:rtl w:val="0"/>
        </w:rPr>
        <w:t xml:space="preserve">Tutores: </w:t>
        <w:br w:type="textWrapping"/>
        <w:t xml:space="preserve">Maximiliano Miranda</w:t>
        <w:br w:type="textWrapping"/>
        <w:t xml:space="preserve">Ángel Rodríguez Ballesteros</w:t>
      </w:r>
    </w:p>
    <w:p w:rsidR="00000000" w:rsidDel="00000000" w:rsidP="00000000" w:rsidRDefault="00000000" w:rsidRPr="00000000" w14:paraId="0000000B">
      <w:pPr>
        <w:spacing w:after="40" w:lineRule="auto"/>
        <w:jc w:val="left"/>
        <w:rPr>
          <w:sz w:val="26"/>
          <w:szCs w:val="26"/>
        </w:rPr>
      </w:pPr>
      <w:r>
        <w:rPr>
          <w:rtl w:val="0"/>
        </w:rPr>
      </w:r>
    </w:p>
    <w:p w:rsidR="00000000" w:rsidDel="00000000" w:rsidP="00000000" w:rsidRDefault="00000000" w:rsidRPr="00000000" w14:paraId="0000000C">
      <w:pPr>
        <w:spacing w:after="200" w:lineRule="auto"/>
        <w:jc w:val="center"/>
        <w:rPr/>
      </w:pPr>
      <w:r>
        <w:rPr>
          <w:sz w:val="26"/>
          <w:szCs w:val="26"/>
          <w:rtl w:val="0"/>
        </w:rPr>
        <w:t xml:space="preserve">1 de junio de 2026</w:t>
        <w:br w:type="textWrapping"/>
      </w:r>
      <w:r>
        <w:rPr>
          <w:rtl w:val="0"/>
        </w:rPr>
        <w:br w:type="textWrapping"/>
        <w:br w:type="textWrapping"/>
      </w:r>
      <w:r>
        <w:rPr>
          <w:sz w:val="20"/>
          <w:szCs w:val="20"/>
        </w:rPr>
        <w:drawing>
          <wp:inline distB="114300" distT="114300" distL="114300" distR="114300">
            <wp:extent cx="3930488" cy="194529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0488" cy="1945292"/>
                    </a:xfrm>
                    <a:prstGeom prst="rect"/>
                    <a:ln/>
                  </pic:spPr>
                </pic:pic>
              </a:graphicData>
            </a:graphic>
          </wp:inline>
        </w:drawing>
      </w:r>
      <w:r>
        <w:rPr>
          <w:rtl w:val="0"/>
        </w:rPr>
      </w:r>
    </w:p>
    <w:p w:rsidR="00000000" w:rsidDel="00000000" w:rsidP="00000000" w:rsidRDefault="00000000" w:rsidRPr="00000000" w14:paraId="0000000D">
      <w:pPr>
        <w:pageBreakBefore w:val="1"/>
        <w:rPr>
          <w:b w:val="1"/>
          <w:bCs w:val="1"/>
          <w:sz w:val="30"/>
          <w:szCs w:val="30"/>
        </w:rPr>
      </w:pPr>
      <w:r>
        <w:rPr>
          <w:b w:val="1"/>
          <w:bCs w:val="1"/>
          <w:sz w:val="30"/>
          <w:szCs w:val="30"/>
          <w:rtl w:val="0"/>
        </w:rPr>
        <w:t xml:space="preserve">Dedicatoria y agradecimientos</w:t>
        <w:br w:type="textWrapping"/>
      </w:r>
    </w:p>
    <w:p w:rsidR="00000000" w:rsidDel="00000000" w:rsidP="00000000" w:rsidRDefault="00000000" w:rsidRPr="00000000" w14:paraId="0000000E">
      <w:pPr>
        <w:spacing w:after="160" w:line="276" w:lineRule="auto"/>
        <w:jc w:val="both"/>
        <w:rPr/>
      </w:pPr>
      <w:r>
        <w:rPr>
          <w:rtl w:val="0"/>
        </w:rPr>
        <w:t xml:space="preserve">A mi familia y a las personas que me han acompañado durante el Grado, por su apoyo constante. </w:t>
      </w:r>
    </w:p>
    <w:p w:rsidR="00000000" w:rsidDel="00000000" w:rsidP="00000000" w:rsidRDefault="00000000" w:rsidRPr="00000000" w14:paraId="0000000F">
      <w:pPr>
        <w:spacing w:after="160" w:line="276" w:lineRule="auto"/>
        <w:jc w:val="both"/>
        <w:rPr/>
      </w:pPr>
      <w:r>
        <w:rPr>
          <w:rtl w:val="0"/>
        </w:rPr>
      </w:r>
    </w:p>
    <w:p w:rsidR="00000000" w:rsidDel="00000000" w:rsidP="00000000" w:rsidRDefault="00000000" w:rsidRPr="00000000" w14:paraId="00000010">
      <w:pPr>
        <w:spacing w:after="160" w:line="276" w:lineRule="auto"/>
        <w:jc w:val="both"/>
        <w:rPr/>
      </w:pPr>
      <w:r>
        <w:rPr>
          <w:rtl w:val="0"/>
        </w:rPr>
      </w:r>
    </w:p>
    <w:p w:rsidR="00000000" w:rsidDel="00000000" w:rsidP="00000000" w:rsidRDefault="00000000" w:rsidRPr="00000000" w14:paraId="00000011">
      <w:pPr>
        <w:spacing w:after="160" w:line="276" w:lineRule="auto"/>
        <w:jc w:val="both"/>
        <w:rPr/>
      </w:pPr>
      <w:r>
        <w:rPr>
          <w:rtl w:val="0"/>
        </w:rPr>
      </w:r>
    </w:p>
    <w:p w:rsidR="00000000" w:rsidDel="00000000" w:rsidP="00000000" w:rsidRDefault="00000000" w:rsidRPr="00000000" w14:paraId="00000012">
      <w:pPr>
        <w:spacing w:after="160" w:line="276" w:lineRule="auto"/>
        <w:jc w:val="both"/>
        <w:rPr/>
      </w:pPr>
      <w:r>
        <w:rPr>
          <w:rtl w:val="0"/>
        </w:rPr>
      </w:r>
    </w:p>
    <w:p w:rsidR="00000000" w:rsidDel="00000000" w:rsidP="00000000" w:rsidRDefault="00000000" w:rsidRPr="00000000" w14:paraId="00000013">
      <w:pPr>
        <w:spacing w:after="160" w:line="276" w:lineRule="auto"/>
        <w:jc w:val="both"/>
        <w:rPr/>
      </w:pPr>
      <w:r>
        <w:rPr>
          <w:rtl w:val="0"/>
        </w:rPr>
      </w:r>
    </w:p>
    <w:p w:rsidR="00000000" w:rsidDel="00000000" w:rsidP="00000000" w:rsidRDefault="00000000" w:rsidRPr="00000000" w14:paraId="00000014">
      <w:pPr>
        <w:spacing w:after="160" w:line="276" w:lineRule="auto"/>
        <w:jc w:val="both"/>
        <w:rPr/>
      </w:pPr>
      <w:r>
        <w:rPr>
          <w:rtl w:val="0"/>
        </w:rPr>
      </w:r>
    </w:p>
    <w:p w:rsidR="00000000" w:rsidDel="00000000" w:rsidP="00000000" w:rsidRDefault="00000000" w:rsidRPr="00000000" w14:paraId="00000015">
      <w:pPr>
        <w:spacing w:after="160" w:line="276" w:lineRule="auto"/>
        <w:jc w:val="both"/>
        <w:rPr/>
      </w:pPr>
      <w:r>
        <w:rPr>
          <w:rtl w:val="0"/>
        </w:rPr>
      </w:r>
    </w:p>
    <w:p w:rsidR="00000000" w:rsidDel="00000000" w:rsidP="00000000" w:rsidRDefault="00000000" w:rsidRPr="00000000" w14:paraId="00000016">
      <w:pPr>
        <w:spacing w:after="160" w:line="276" w:lineRule="auto"/>
        <w:jc w:val="both"/>
        <w:rPr/>
      </w:pPr>
      <w:r>
        <w:rPr>
          <w:rtl w:val="0"/>
        </w:rPr>
      </w:r>
    </w:p>
    <w:p w:rsidR="00000000" w:rsidDel="00000000" w:rsidP="00000000" w:rsidRDefault="00000000" w:rsidRPr="00000000" w14:paraId="00000017">
      <w:pPr>
        <w:spacing w:after="160" w:line="276" w:lineRule="auto"/>
        <w:jc w:val="both"/>
        <w:rPr/>
      </w:pPr>
      <w:r>
        <w:rPr>
          <w:rtl w:val="0"/>
        </w:rPr>
      </w:r>
    </w:p>
    <w:p w:rsidR="00000000" w:rsidDel="00000000" w:rsidP="00000000" w:rsidRDefault="00000000" w:rsidRPr="00000000" w14:paraId="00000018">
      <w:pPr>
        <w:spacing w:after="160" w:line="276" w:lineRule="auto"/>
        <w:jc w:val="both"/>
        <w:rPr/>
      </w:pPr>
      <w:r>
        <w:rPr>
          <w:rtl w:val="0"/>
        </w:rPr>
      </w:r>
    </w:p>
    <w:p w:rsidR="00000000" w:rsidDel="00000000" w:rsidP="00000000" w:rsidRDefault="00000000" w:rsidRPr="00000000" w14:paraId="00000019">
      <w:pPr>
        <w:spacing w:after="160" w:line="276" w:lineRule="auto"/>
        <w:jc w:val="both"/>
        <w:rPr/>
      </w:pPr>
      <w:r>
        <w:rPr>
          <w:rtl w:val="0"/>
        </w:rPr>
      </w:r>
    </w:p>
    <w:p w:rsidR="00000000" w:rsidDel="00000000" w:rsidP="00000000" w:rsidRDefault="00000000" w:rsidRPr="00000000" w14:paraId="0000001A">
      <w:pPr>
        <w:spacing w:after="160" w:line="276" w:lineRule="auto"/>
        <w:jc w:val="both"/>
        <w:rPr/>
      </w:pPr>
      <w:r>
        <w:rPr>
          <w:rtl w:val="0"/>
        </w:rPr>
      </w:r>
    </w:p>
    <w:p w:rsidR="00000000" w:rsidDel="00000000" w:rsidP="00000000" w:rsidRDefault="00000000" w:rsidRPr="00000000" w14:paraId="0000001B">
      <w:pPr>
        <w:spacing w:after="160" w:line="276" w:lineRule="auto"/>
        <w:jc w:val="both"/>
        <w:rPr/>
      </w:pPr>
      <w:r>
        <w:rPr>
          <w:rtl w:val="0"/>
        </w:rPr>
      </w:r>
    </w:p>
    <w:p w:rsidR="00000000" w:rsidDel="00000000" w:rsidP="00000000" w:rsidRDefault="00000000" w:rsidRPr="00000000" w14:paraId="0000001C">
      <w:pPr>
        <w:spacing w:after="160" w:line="276" w:lineRule="auto"/>
        <w:jc w:val="both"/>
        <w:rPr/>
      </w:pPr>
      <w:r>
        <w:rPr>
          <w:rtl w:val="0"/>
        </w:rPr>
      </w:r>
    </w:p>
    <w:p w:rsidR="00000000" w:rsidDel="00000000" w:rsidP="00000000" w:rsidRDefault="00000000" w:rsidRPr="00000000" w14:paraId="0000001D">
      <w:pPr>
        <w:spacing w:after="160" w:line="276" w:lineRule="auto"/>
        <w:jc w:val="both"/>
        <w:rPr/>
      </w:pPr>
      <w:r>
        <w:rPr>
          <w:rtl w:val="0"/>
        </w:rPr>
      </w:r>
    </w:p>
    <w:p w:rsidR="00000000" w:rsidDel="00000000" w:rsidP="00000000" w:rsidRDefault="00000000" w:rsidRPr="00000000" w14:paraId="0000001E">
      <w:pPr>
        <w:spacing w:after="160" w:line="276" w:lineRule="auto"/>
        <w:jc w:val="both"/>
        <w:rPr/>
      </w:pPr>
      <w:r>
        <w:rPr>
          <w:rtl w:val="0"/>
        </w:rPr>
      </w:r>
    </w:p>
    <w:p w:rsidR="00000000" w:rsidDel="00000000" w:rsidP="00000000" w:rsidRDefault="00000000" w:rsidRPr="00000000" w14:paraId="0000001F">
      <w:pPr>
        <w:spacing w:after="160" w:line="276" w:lineRule="auto"/>
        <w:jc w:val="both"/>
        <w:rPr/>
      </w:pPr>
      <w:r>
        <w:rPr>
          <w:rtl w:val="0"/>
        </w:rPr>
      </w:r>
    </w:p>
    <w:p w:rsidR="00000000" w:rsidDel="00000000" w:rsidP="00000000" w:rsidRDefault="00000000" w:rsidRPr="00000000" w14:paraId="00000020">
      <w:pPr>
        <w:spacing w:after="160" w:line="276" w:lineRule="auto"/>
        <w:jc w:val="both"/>
        <w:rPr/>
      </w:pPr>
      <w:r>
        <w:rPr>
          <w:rtl w:val="0"/>
        </w:rPr>
      </w:r>
    </w:p>
    <w:p w:rsidR="00000000" w:rsidDel="00000000" w:rsidP="00000000" w:rsidRDefault="00000000" w:rsidRPr="00000000" w14:paraId="00000021">
      <w:pPr>
        <w:spacing w:after="160" w:line="276" w:lineRule="auto"/>
        <w:jc w:val="both"/>
        <w:rPr/>
      </w:pPr>
      <w:r>
        <w:rPr>
          <w:rtl w:val="0"/>
        </w:rPr>
      </w:r>
    </w:p>
    <w:p w:rsidR="00000000" w:rsidDel="00000000" w:rsidP="00000000" w:rsidRDefault="00000000" w:rsidRPr="00000000" w14:paraId="00000022">
      <w:pPr>
        <w:spacing w:after="160" w:line="276" w:lineRule="auto"/>
        <w:jc w:val="both"/>
        <w:rPr/>
      </w:pPr>
      <w:r>
        <w:rPr>
          <w:rtl w:val="0"/>
        </w:rPr>
      </w:r>
    </w:p>
    <w:p w:rsidR="00000000" w:rsidDel="00000000" w:rsidP="00000000" w:rsidRDefault="00000000" w:rsidRPr="00000000" w14:paraId="00000023">
      <w:pPr>
        <w:spacing w:after="160" w:line="276" w:lineRule="auto"/>
        <w:jc w:val="both"/>
        <w:rPr/>
      </w:pPr>
      <w:r>
        <w:rPr>
          <w:rtl w:val="0"/>
        </w:rPr>
      </w:r>
    </w:p>
    <w:p w:rsidR="00000000" w:rsidDel="00000000" w:rsidP="00000000" w:rsidRDefault="00000000" w:rsidRPr="00000000" w14:paraId="00000024">
      <w:pPr>
        <w:spacing w:after="160" w:line="276" w:lineRule="auto"/>
        <w:jc w:val="both"/>
        <w:rPr/>
      </w:pPr>
      <w:r>
        <w:rPr>
          <w:rtl w:val="0"/>
        </w:rPr>
      </w:r>
    </w:p>
    <w:p w:rsidR="00000000" w:rsidDel="00000000" w:rsidP="00000000" w:rsidRDefault="00000000" w:rsidRPr="00000000" w14:paraId="00000025">
      <w:pPr>
        <w:spacing w:after="160" w:line="276" w:lineRule="auto"/>
        <w:jc w:val="both"/>
        <w:rPr/>
      </w:pPr>
      <w:r>
        <w:rPr>
          <w:rtl w:val="0"/>
        </w:rPr>
      </w:r>
    </w:p>
    <w:p w:rsidR="00000000" w:rsidDel="00000000" w:rsidP="00000000" w:rsidRDefault="00000000" w:rsidRPr="00000000" w14:paraId="00000026">
      <w:pPr>
        <w:spacing w:after="160" w:line="276" w:lineRule="auto"/>
        <w:jc w:val="both"/>
        <w:rPr/>
      </w:pPr>
      <w:r>
        <w:rPr>
          <w:rtl w:val="0"/>
        </w:rPr>
      </w:r>
    </w:p>
    <w:p w:rsidR="00000000" w:rsidDel="00000000" w:rsidP="00000000" w:rsidRDefault="00000000" w:rsidRPr="00000000" w14:paraId="00000027">
      <w:pPr>
        <w:spacing w:after="160" w:line="276" w:lineRule="auto"/>
        <w:jc w:val="both"/>
        <w:rPr/>
      </w:pPr>
      <w:r>
        <w:rPr>
          <w:rtl w:val="0"/>
        </w:rPr>
      </w:r>
    </w:p>
    <w:p w:rsidR="00000000" w:rsidDel="00000000" w:rsidP="00000000" w:rsidRDefault="00000000" w:rsidRPr="00000000" w14:paraId="00000028">
      <w:pPr>
        <w:spacing w:after="160" w:line="276" w:lineRule="auto"/>
        <w:jc w:val="both"/>
        <w:rPr/>
      </w:pPr>
      <w:r>
        <w:rPr>
          <w:rtl w:val="0"/>
        </w:rPr>
      </w:r>
    </w:p>
    <w:p w:rsidR="00000000" w:rsidDel="00000000" w:rsidP="00000000" w:rsidRDefault="00000000" w:rsidRPr="00000000" w14:paraId="00000029">
      <w:pPr>
        <w:spacing w:after="160" w:line="276" w:lineRule="auto"/>
        <w:jc w:val="both"/>
        <w:rPr/>
      </w:pPr>
      <w:r>
        <w:rPr>
          <w:rtl w:val="0"/>
        </w:rPr>
      </w:r>
    </w:p>
    <w:p w:rsidR="00000000" w:rsidDel="00000000" w:rsidP="00000000" w:rsidRDefault="00000000" w:rsidRPr="00000000" w14:paraId="0000002A">
      <w:pPr>
        <w:pStyle w:val="Heading1"/>
        <w:rPr/>
      </w:pPr>
      <w:bookmarkStart w:colFirst="0" w:colLast="0" w:name="_heading=h.rnagwev5uaf" w:id="1"/>
      <w:bookmarkEnd w:id="1"/>
      <w:r>
        <w:rPr>
          <w:color w:val="000000"/>
          <w:rtl w:val="0"/>
        </w:rPr>
        <w:t xml:space="preserve">Índice</w:t>
      </w:r>
      <w:r>
        <w:rPr>
          <w:rtl w:val="0"/>
        </w:rPr>
      </w:r>
    </w:p>
    <w:sdt>
      <w:sdtPr>
        <w:id w:val="1558206382"/>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rnagwev5uaf">
            <w:r>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3</w:t>
            </w:r>
          </w:hyperlink>
          <w:r>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wlgeziip6is">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w:t>
              <w:tab/>
              <w:t xml:space="preserve">4</w:t>
            </w:r>
          </w:hyperlink>
          <w:r>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c9kefjjn3a">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w:t>
              <w:tab/>
              <w:t xml:space="preserve">5</w:t>
            </w:r>
          </w:hyperlink>
          <w:r>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mtbnatcfiq">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 - Parte grupal</w:t>
              <w:tab/>
              <w:t xml:space="preserve">6</w:t>
            </w:r>
          </w:hyperlink>
          <w:r>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lxqgutw480p">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 - Group Project</w:t>
              <w:tab/>
              <w:t xml:space="preserve">7</w:t>
            </w:r>
          </w:hyperlink>
          <w:r>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cp44oqsu9u">
            <w:r>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 y acrónimos</w:t>
              <w:tab/>
              <w:t xml:space="preserve">8</w:t>
            </w:r>
          </w:hyperlink>
          <w:r>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xaohtyam2b">
            <w:r>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9</w:t>
            </w:r>
          </w:hyperlink>
          <w:r>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e2up9bgcgf">
            <w:r>
              <w:rPr>
                <w:rFonts w:ascii="Arial" w:cs="Arial" w:eastAsia="Arial" w:hAnsi="Arial"/>
                <w:b w:val="0"/>
                <w:bCs w:val="0"/>
                <w:i w:val="0"/>
                <w:iCs w:val="0"/>
                <w:smallCaps w:val="0"/>
                <w:strike w:val="0"/>
                <w:color w:val="000000"/>
                <w:sz w:val="22"/>
                <w:szCs w:val="22"/>
                <w:u w:val="none"/>
                <w:shd w:fill="auto" w:val="clear"/>
                <w:vertAlign w:val="baseline"/>
                <w:rtl w:val="0"/>
              </w:rPr>
              <w:t xml:space="preserve">1.1. Parte grupal - Hortensia Studios</w:t>
              <w:tab/>
              <w:t xml:space="preserve">9</w:t>
            </w:r>
          </w:hyperlink>
          <w:r>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8zvbz2f8w">
            <w:r>
              <w:rPr>
                <w:rFonts w:ascii="Arial" w:cs="Arial" w:eastAsia="Arial" w:hAnsi="Arial"/>
                <w:b w:val="0"/>
                <w:bCs w:val="0"/>
                <w:i w:val="0"/>
                <w:iCs w:val="0"/>
                <w:smallCaps w:val="0"/>
                <w:strike w:val="0"/>
                <w:color w:val="000000"/>
                <w:sz w:val="22"/>
                <w:szCs w:val="22"/>
                <w:u w:val="none"/>
                <w:shd w:fill="auto" w:val="clear"/>
                <w:vertAlign w:val="baseline"/>
                <w:rtl w:val="0"/>
              </w:rPr>
              <w:t xml:space="preserve">1.2. Parte individual</w:t>
              <w:tab/>
              <w:t xml:space="preserve">10</w:t>
            </w:r>
          </w:hyperlink>
          <w:r>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6oho8cf9zd">
            <w:r>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 generales</w:t>
              <w:tab/>
              <w:t xml:space="preserve">12</w:t>
            </w:r>
          </w:hyperlink>
          <w:r>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dlmtsoyral">
            <w:r>
              <w:rPr>
                <w:rFonts w:ascii="Arial" w:cs="Arial" w:eastAsia="Arial" w:hAnsi="Arial"/>
                <w:b w:val="0"/>
                <w:bCs w:val="0"/>
                <w:i w:val="0"/>
                <w:iCs w:val="0"/>
                <w:smallCaps w:val="0"/>
                <w:strike w:val="0"/>
                <w:color w:val="000000"/>
                <w:sz w:val="22"/>
                <w:szCs w:val="22"/>
                <w:u w:val="none"/>
                <w:shd w:fill="auto" w:val="clear"/>
                <w:vertAlign w:val="baseline"/>
                <w:rtl w:val="0"/>
              </w:rPr>
              <w:t xml:space="preserve">3. Marco conceptual y contextual: el estado de la cuestión</w:t>
              <w:tab/>
              <w:t xml:space="preserve">14</w:t>
            </w:r>
          </w:hyperlink>
          <w:r>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xbq0n1qj22">
            <w:r>
              <w:rPr>
                <w:rFonts w:ascii="Arial" w:cs="Arial" w:eastAsia="Arial" w:hAnsi="Arial"/>
                <w:b w:val="0"/>
                <w:bCs w:val="0"/>
                <w:i w:val="0"/>
                <w:iCs w:val="0"/>
                <w:smallCaps w:val="0"/>
                <w:strike w:val="0"/>
                <w:color w:val="000000"/>
                <w:sz w:val="22"/>
                <w:szCs w:val="22"/>
                <w:u w:val="none"/>
                <w:shd w:fill="auto" w:val="clear"/>
                <w:vertAlign w:val="baseline"/>
                <w:rtl w:val="0"/>
              </w:rPr>
              <w:t xml:space="preserve">3.1. Inteligencia artificial y aprendizaje por refuerzo</w:t>
              <w:tab/>
              <w:t xml:space="preserve">14</w:t>
            </w:r>
          </w:hyperlink>
          <w:r>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4jqzv94n24">
            <w:r>
              <w:rPr>
                <w:rFonts w:ascii="Arial" w:cs="Arial" w:eastAsia="Arial" w:hAnsi="Arial"/>
                <w:b w:val="0"/>
                <w:bCs w:val="0"/>
                <w:i w:val="0"/>
                <w:iCs w:val="0"/>
                <w:smallCaps w:val="0"/>
                <w:strike w:val="0"/>
                <w:color w:val="000000"/>
                <w:sz w:val="22"/>
                <w:szCs w:val="22"/>
                <w:u w:val="none"/>
                <w:shd w:fill="auto" w:val="clear"/>
                <w:vertAlign w:val="baseline"/>
                <w:rtl w:val="0"/>
              </w:rPr>
              <w:t xml:space="preserve">3.2. Aprendizaje por refuerzo en videojuegos</w:t>
              <w:tab/>
              <w:t xml:space="preserve">16</w:t>
            </w:r>
          </w:hyperlink>
          <w:r>
            <w:rPr>
              <w:rtl w:val="0"/>
            </w:rPr>
          </w:r>
        </w:p>
        <w:p w:rsidR="00000000" w:rsidDel="00000000" w:rsidP="00000000" w:rsidRDefault="00000000" w:rsidRPr="00000000" w14:paraId="0B000001">
          <w:pPr>
            <w:spacing w:after="160" w:line="276" w:lineRule="auto"/>
            <w:jc w:val="both"/>
            <w:rPr>
              <w:ins w:id="9001" w:author="Claude" w:date="2026-05-27T12:00:00Z"/>
            </w:rPr>
          </w:pPr>
          <w:ins w:id="9002" w:author="Claude" w:date="2026-05-27T12:00:00Z">
            <w:r>
              <w:rPr>
                <w:rtl w:val="0"/>
              </w:rPr>
              <w:t xml:space="preserve">No todos estos hitos parten de una representación simbólica del estado. En los videojuegos en primera persona, por ejemplo, se ha aplicado el aprendizaje por refuerzo directamente sobre los píxeles de la pantalla —como en los trabajos sobre el shooter Doom—, donde el agente debe percibir un entorno tridimensional e interpretarlo a partir de la imagen para decidir hacia dónde moverse o cuándo disparar. Estos enfoques basados en visión, que emplean redes convolucionales y técnicas como el salto de fotogramas para acelerar el entrenamiento, contrastan con el adoptado en este trabajo, en el que el estado del combate se codifica de forma simbólica (estadísticas, tipos, efectividades) en lugar de a partir de imágenes. Aun así, ambos comparten la misma idea de fondo: un agente que mejora su comportamiento interactuando con el entorno y maximizando una recompensa.</w:t>
            </w:r>
          </w:ins>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8gl614rg8">
            <w:r>
              <w:rPr>
                <w:rFonts w:ascii="Arial" w:cs="Arial" w:eastAsia="Arial" w:hAnsi="Arial"/>
                <w:b w:val="0"/>
                <w:bCs w:val="0"/>
                <w:i w:val="0"/>
                <w:iCs w:val="0"/>
                <w:smallCaps w:val="0"/>
                <w:strike w:val="0"/>
                <w:color w:val="000000"/>
                <w:sz w:val="22"/>
                <w:szCs w:val="22"/>
                <w:u w:val="none"/>
                <w:shd w:fill="auto" w:val="clear"/>
                <w:vertAlign w:val="baseline"/>
                <w:rtl w:val="0"/>
              </w:rPr>
              <w:t xml:space="preserve">3.3. Pokémon como dominio de IA y el competitivo VGC</w:t>
              <w:tab/>
              <w:t xml:space="preserve">16</w:t>
            </w:r>
          </w:hyperlink>
          <w:r>
            <w:rPr>
              <w:rtl w:val="0"/>
            </w:rPr>
          </w:r>
        </w:p>
        <w:p w:rsidR="00000000" w:rsidDel="00000000" w:rsidP="00000000" w:rsidRDefault="00000000" w:rsidRPr="00000000" w14:paraId="0B000002">
          <w:pPr>
            <w:spacing w:after="160" w:line="276" w:lineRule="auto"/>
            <w:jc w:val="both"/>
            <w:rPr>
              <w:ins w:id="9003" w:author="Claude" w:date="2026-05-27T12:00:00Z"/>
            </w:rPr>
          </w:pPr>
          <w:ins w:id="9004" w:author="Claude" w:date="2026-05-27T12:00:00Z">
            <w:r>
              <w:rPr>
                <w:rtl w:val="0"/>
              </w:rPr>
              <w:t xml:space="preserve">La aplicación del aprendizaje por refuerzo a los combates Pokémon no es nueva: existen trabajos académicos previos que han explorado este dominio. Algunos optaron por entornos de combate simplificados —con equipos reducidos e información parcial— para aislar el aprendizaje del razonamiento sobre tipos y efectividades, y mostraron que un agente puede aprender a renunciar a una ventaja inmediata (por ejemplo, sacrificar un turno de ataque para cambiar a un Pokémon con un emparejamiento de tipos más favorable) en favor de una estrategia más rentable a largo plazo (Simões et al., 2020). Otros han abordado el problema mediante optimización de la política por self-play, haciendo que el agente progrese enfrentándose a versiones de sí mismo (Huang y Lee, 2019). El presente trabajo se inscribe en esa línea, pero se distingue en dos aspectos: opera sobre el simulador completo y estándar, sin simplificar las reglas del juego, y aborda directamente el formato dobles VGC, sensiblemente más complejo que el combate individual al que suelen limitarse esos estudios.</w:t>
            </w:r>
          </w:ins>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mrv9jafez1">
            <w:r>
              <w:rPr>
                <w:rFonts w:ascii="Arial" w:cs="Arial" w:eastAsia="Arial" w:hAnsi="Arial"/>
                <w:b w:val="0"/>
                <w:bCs w:val="0"/>
                <w:i w:val="0"/>
                <w:iCs w:val="0"/>
                <w:smallCaps w:val="0"/>
                <w:strike w:val="0"/>
                <w:color w:val="000000"/>
                <w:sz w:val="22"/>
                <w:szCs w:val="22"/>
                <w:u w:val="none"/>
                <w:shd w:fill="auto" w:val="clear"/>
                <w:vertAlign w:val="baseline"/>
                <w:rtl w:val="0"/>
              </w:rPr>
              <w:t xml:space="preserve">3.4. Herramientas y trabajos de referencia</w:t>
              <w:tab/>
              <w:t xml:space="preserve">17</w:t>
            </w:r>
          </w:hyperlink>
          <w:r>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1idyxrfv7">
            <w:r>
              <w:rPr>
                <w:rFonts w:ascii="Arial" w:cs="Arial" w:eastAsia="Arial" w:hAnsi="Arial"/>
                <w:b w:val="0"/>
                <w:bCs w:val="0"/>
                <w:i w:val="0"/>
                <w:iCs w:val="0"/>
                <w:smallCaps w:val="0"/>
                <w:strike w:val="0"/>
                <w:color w:val="000000"/>
                <w:sz w:val="22"/>
                <w:szCs w:val="22"/>
                <w:u w:val="none"/>
                <w:shd w:fill="auto" w:val="clear"/>
                <w:vertAlign w:val="baseline"/>
                <w:rtl w:val="0"/>
              </w:rPr>
              <w:t xml:space="preserve">3.5. Síntesis y hueco detectado</w:t>
              <w:tab/>
              <w:t xml:space="preserve">18</w:t>
            </w:r>
          </w:hyperlink>
          <w:r>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rq7086l4my">
            <w:r>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Metodología de la investigación</w:t>
              <w:tab/>
              <w:t xml:space="preserve">20</w:t>
            </w:r>
          </w:hyperlink>
          <w:r>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d50yosps52">
            <w:r>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Desarrollo del proyecto</w:t>
              <w:tab/>
              <w:t xml:space="preserve">22</w:t>
            </w:r>
          </w:hyperlink>
          <w:r>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9gsvb77ct">
            <w:r>
              <w:rPr>
                <w:rFonts w:ascii="Arial" w:cs="Arial" w:eastAsia="Arial" w:hAnsi="Arial"/>
                <w:b w:val="0"/>
                <w:bCs w:val="0"/>
                <w:i w:val="0"/>
                <w:iCs w:val="0"/>
                <w:smallCaps w:val="0"/>
                <w:strike w:val="0"/>
                <w:color w:val="000000"/>
                <w:sz w:val="22"/>
                <w:szCs w:val="22"/>
                <w:u w:val="none"/>
                <w:shd w:fill="auto" w:val="clear"/>
                <w:vertAlign w:val="baseline"/>
                <w:rtl w:val="0"/>
              </w:rPr>
              <w:t xml:space="preserve">5.1. Roles de programación</w:t>
              <w:tab/>
              <w:t xml:space="preserve">22</w:t>
            </w:r>
          </w:hyperlink>
          <w:r>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gwah9q0ejn">
            <w:r>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w:t>
              <w:tab/>
              <w:t xml:space="preserve">22</w:t>
            </w:r>
          </w:hyperlink>
          <w:r>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laovwn7024">
            <w:r>
              <w:rPr>
                <w:rFonts w:ascii="Arial" w:cs="Arial" w:eastAsia="Arial" w:hAnsi="Arial"/>
                <w:b w:val="0"/>
                <w:bCs w:val="0"/>
                <w:i w:val="0"/>
                <w:iCs w:val="0"/>
                <w:smallCaps w:val="0"/>
                <w:strike w:val="0"/>
                <w:color w:val="000000"/>
                <w:sz w:val="22"/>
                <w:szCs w:val="22"/>
                <w:u w:val="none"/>
                <w:shd w:fill="auto" w:val="clear"/>
                <w:vertAlign w:val="baseline"/>
                <w:rtl w:val="0"/>
              </w:rPr>
              <w:t xml:space="preserve">5.3. Relación de tareas</w:t>
              <w:tab/>
              <w:t xml:space="preserve">24</w:t>
            </w:r>
          </w:hyperlink>
          <w:r>
            <w:rPr>
              <w:rtl w:val="0"/>
            </w:rPr>
          </w:r>
        </w:p>
        <w:p w:rsidR="00000000" w:rsidDel="00000000" w:rsidP="00000000" w:rsidRDefault="00000000" w:rsidRPr="00000000" w14:paraId="0000004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cc1ku394pq">
            <w:r>
              <w:rPr>
                <w:rFonts w:ascii="Arial" w:cs="Arial" w:eastAsia="Arial" w:hAnsi="Arial"/>
                <w:b w:val="0"/>
                <w:bCs w:val="0"/>
                <w:i w:val="0"/>
                <w:iCs w:val="0"/>
                <w:smallCaps w:val="0"/>
                <w:strike w:val="0"/>
                <w:color w:val="000000"/>
                <w:sz w:val="22"/>
                <w:szCs w:val="22"/>
                <w:u w:val="none"/>
                <w:shd w:fill="auto" w:val="clear"/>
                <w:vertAlign w:val="baseline"/>
                <w:rtl w:val="0"/>
              </w:rPr>
              <w:t xml:space="preserve">5.3.1. Tareas de desarrollo</w:t>
              <w:tab/>
              <w:t xml:space="preserve">24</w:t>
            </w:r>
          </w:hyperlink>
          <w:r>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ksil7u22od">
            <w:r>
              <w:rPr>
                <w:rFonts w:ascii="Arial" w:cs="Arial" w:eastAsia="Arial" w:hAnsi="Arial"/>
                <w:b w:val="0"/>
                <w:bCs w:val="0"/>
                <w:i w:val="0"/>
                <w:iCs w:val="0"/>
                <w:smallCaps w:val="0"/>
                <w:strike w:val="0"/>
                <w:color w:val="000000"/>
                <w:sz w:val="22"/>
                <w:szCs w:val="22"/>
                <w:u w:val="none"/>
                <w:shd w:fill="auto" w:val="clear"/>
                <w:vertAlign w:val="baseline"/>
                <w:rtl w:val="0"/>
              </w:rPr>
              <w:t xml:space="preserve">5.3.2. Tareas de investigación</w:t>
              <w:tab/>
              <w:t xml:space="preserve">25</w:t>
            </w:r>
          </w:hyperlink>
          <w:r>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xh42p79rmc">
            <w:r>
              <w:rPr>
                <w:rFonts w:ascii="Arial" w:cs="Arial" w:eastAsia="Arial" w:hAnsi="Arial"/>
                <w:b w:val="0"/>
                <w:bCs w:val="0"/>
                <w:i w:val="0"/>
                <w:iCs w:val="0"/>
                <w:smallCaps w:val="0"/>
                <w:strike w:val="0"/>
                <w:color w:val="000000"/>
                <w:sz w:val="22"/>
                <w:szCs w:val="22"/>
                <w:u w:val="none"/>
                <w:shd w:fill="auto" w:val="clear"/>
                <w:vertAlign w:val="baseline"/>
                <w:rtl w:val="0"/>
              </w:rPr>
              <w:t xml:space="preserve">5.3.3. Diseño de la observación</w:t>
              <w:tab/>
              <w:t xml:space="preserve">27</w:t>
            </w:r>
          </w:hyperlink>
          <w:r>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flvximbuje">
            <w:r>
              <w:rPr>
                <w:rFonts w:ascii="Arial" w:cs="Arial" w:eastAsia="Arial" w:hAnsi="Arial"/>
                <w:b w:val="0"/>
                <w:bCs w:val="0"/>
                <w:i w:val="0"/>
                <w:iCs w:val="0"/>
                <w:smallCaps w:val="0"/>
                <w:strike w:val="0"/>
                <w:color w:val="000000"/>
                <w:sz w:val="22"/>
                <w:szCs w:val="22"/>
                <w:u w:val="none"/>
                <w:shd w:fill="auto" w:val="clear"/>
                <w:vertAlign w:val="baseline"/>
                <w:rtl w:val="0"/>
              </w:rPr>
              <w:t xml:space="preserve">5.3.4. Función de recompensa</w:t>
              <w:tab/>
              <w:t xml:space="preserve">28</w:t>
            </w:r>
          </w:hyperlink>
          <w:r>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ydg4ude7yy">
            <w:r>
              <w:rPr>
                <w:rFonts w:ascii="Arial" w:cs="Arial" w:eastAsia="Arial" w:hAnsi="Arial"/>
                <w:b w:val="0"/>
                <w:bCs w:val="0"/>
                <w:i w:val="0"/>
                <w:iCs w:val="0"/>
                <w:smallCaps w:val="0"/>
                <w:strike w:val="0"/>
                <w:color w:val="000000"/>
                <w:sz w:val="22"/>
                <w:szCs w:val="22"/>
                <w:u w:val="none"/>
                <w:shd w:fill="auto" w:val="clear"/>
                <w:vertAlign w:val="baseline"/>
                <w:rtl w:val="0"/>
              </w:rPr>
              <w:t xml:space="preserve">5.3.5. Arquitecturas de red: perceptrón multicapa y Transformer</w:t>
              <w:tab/>
              <w:t xml:space="preserve">28</w:t>
            </w:r>
          </w:hyperlink>
          <w:r>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2ai45raqh">
            <w:r>
              <w:rPr>
                <w:rFonts w:ascii="Arial" w:cs="Arial" w:eastAsia="Arial" w:hAnsi="Arial"/>
                <w:b w:val="0"/>
                <w:bCs w:val="0"/>
                <w:i w:val="0"/>
                <w:iCs w:val="0"/>
                <w:smallCaps w:val="0"/>
                <w:strike w:val="0"/>
                <w:color w:val="000000"/>
                <w:sz w:val="22"/>
                <w:szCs w:val="22"/>
                <w:u w:val="none"/>
                <w:shd w:fill="auto" w:val="clear"/>
                <w:vertAlign w:val="baseline"/>
                <w:rtl w:val="0"/>
              </w:rPr>
              <w:t xml:space="preserve">5.3.6. Configuración del entrenamiento</w:t>
              <w:tab/>
              <w:t xml:space="preserve">28</w:t>
            </w:r>
          </w:hyperlink>
          <w:r>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qgddglsfbx">
            <w:r>
              <w:rPr>
                <w:rFonts w:ascii="Arial" w:cs="Arial" w:eastAsia="Arial" w:hAnsi="Arial"/>
                <w:b w:val="0"/>
                <w:bCs w:val="0"/>
                <w:i w:val="0"/>
                <w:iCs w:val="0"/>
                <w:smallCaps w:val="0"/>
                <w:strike w:val="0"/>
                <w:color w:val="000000"/>
                <w:sz w:val="22"/>
                <w:szCs w:val="22"/>
                <w:u w:val="none"/>
                <w:shd w:fill="auto" w:val="clear"/>
                <w:vertAlign w:val="baseline"/>
                <w:rtl w:val="0"/>
              </w:rPr>
              <w:t xml:space="preserve">5.3.7. Robustez frente a fallos del servidor</w:t>
              <w:tab/>
              <w:t xml:space="preserve">29</w:t>
            </w:r>
          </w:hyperlink>
          <w:r>
            <w:rPr>
              <w:rtl w:val="0"/>
            </w:rPr>
          </w:r>
        </w:p>
        <w:p w:rsidR="00000000" w:rsidDel="00000000" w:rsidP="00000000" w:rsidRDefault="00000000" w:rsidRPr="00000000" w14:paraId="0000004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799q8w8kk8">
            <w:r>
              <w:rPr>
                <w:rFonts w:ascii="Arial" w:cs="Arial" w:eastAsia="Arial" w:hAnsi="Arial"/>
                <w:b w:val="0"/>
                <w:bCs w:val="0"/>
                <w:i w:val="0"/>
                <w:iCs w:val="0"/>
                <w:smallCaps w:val="0"/>
                <w:strike w:val="0"/>
                <w:color w:val="000000"/>
                <w:sz w:val="22"/>
                <w:szCs w:val="22"/>
                <w:u w:val="none"/>
                <w:shd w:fill="auto" w:val="clear"/>
                <w:vertAlign w:val="baseline"/>
                <w:rtl w:val="0"/>
              </w:rPr>
              <w:t xml:space="preserve">6. Resultados de la investigación y conclusiones</w:t>
              <w:tab/>
              <w:t xml:space="preserve">31</w:t>
            </w:r>
          </w:hyperlink>
          <w:r>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202cid2a5c">
            <w:r>
              <w:rPr>
                <w:rFonts w:ascii="Arial" w:cs="Arial" w:eastAsia="Arial" w:hAnsi="Arial"/>
                <w:b w:val="0"/>
                <w:bCs w:val="0"/>
                <w:i w:val="0"/>
                <w:iCs w:val="0"/>
                <w:smallCaps w:val="0"/>
                <w:strike w:val="0"/>
                <w:color w:val="000000"/>
                <w:sz w:val="22"/>
                <w:szCs w:val="22"/>
                <w:u w:val="none"/>
                <w:shd w:fill="auto" w:val="clear"/>
                <w:vertAlign w:val="baseline"/>
                <w:rtl w:val="0"/>
              </w:rPr>
              <w:t xml:space="preserve">6.1. Resultados</w:t>
              <w:tab/>
              <w:t xml:space="preserve">31</w:t>
            </w:r>
          </w:hyperlink>
          <w:r>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yvsso2zst">
            <w:r>
              <w:rPr>
                <w:rFonts w:ascii="Arial" w:cs="Arial" w:eastAsia="Arial" w:hAnsi="Arial"/>
                <w:b w:val="0"/>
                <w:bCs w:val="0"/>
                <w:i w:val="0"/>
                <w:iCs w:val="0"/>
                <w:smallCaps w:val="0"/>
                <w:strike w:val="0"/>
                <w:color w:val="000000"/>
                <w:sz w:val="22"/>
                <w:szCs w:val="22"/>
                <w:u w:val="none"/>
                <w:shd w:fill="auto" w:val="clear"/>
                <w:vertAlign w:val="baseline"/>
                <w:rtl w:val="0"/>
              </w:rPr>
              <w:t xml:space="preserve">6.1.1. Dinámica del entrenamiento</w:t>
              <w:tab/>
              <w:t xml:space="preserve">32</w:t>
            </w:r>
          </w:hyperlink>
          <w:r>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r9mbcawe5c">
            <w:r>
              <w:rPr>
                <w:rFonts w:ascii="Arial" w:cs="Arial" w:eastAsia="Arial" w:hAnsi="Arial"/>
                <w:b w:val="0"/>
                <w:bCs w:val="0"/>
                <w:i w:val="0"/>
                <w:iCs w:val="0"/>
                <w:smallCaps w:val="0"/>
                <w:strike w:val="0"/>
                <w:color w:val="000000"/>
                <w:sz w:val="22"/>
                <w:szCs w:val="22"/>
                <w:u w:val="none"/>
                <w:shd w:fill="auto" w:val="clear"/>
                <w:vertAlign w:val="baseline"/>
                <w:rtl w:val="0"/>
              </w:rPr>
              <w:t xml:space="preserve">6.1.2. Sobre el intento de clonación de comportamiento</w:t>
              <w:tab/>
              <w:t xml:space="preserve">32</w:t>
            </w:r>
          </w:hyperlink>
          <w:r>
            <w:rPr>
              <w:rtl w:val="0"/>
            </w:rPr>
          </w:r>
        </w:p>
        <w:p w:rsidR="00000000" w:rsidDel="00000000" w:rsidP="00000000" w:rsidRDefault="00000000" w:rsidRPr="00000000" w14:paraId="0000004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ytz1r1jui">
            <w:r>
              <w:rPr>
                <w:rFonts w:ascii="Arial" w:cs="Arial" w:eastAsia="Arial" w:hAnsi="Arial"/>
                <w:b w:val="0"/>
                <w:bCs w:val="0"/>
                <w:i w:val="0"/>
                <w:iCs w:val="0"/>
                <w:smallCaps w:val="0"/>
                <w:strike w:val="0"/>
                <w:color w:val="000000"/>
                <w:sz w:val="22"/>
                <w:szCs w:val="22"/>
                <w:u w:val="none"/>
                <w:shd w:fill="auto" w:val="clear"/>
                <w:vertAlign w:val="baseline"/>
                <w:rtl w:val="0"/>
              </w:rPr>
              <w:t xml:space="preserve">6.2. Conclusiones</w:t>
              <w:tab/>
              <w:t xml:space="preserve">33</w:t>
            </w:r>
          </w:hyperlink>
          <w:r>
            <w:rPr>
              <w:rtl w:val="0"/>
            </w:rPr>
          </w:r>
        </w:p>
        <w:p w:rsidR="00000000" w:rsidDel="00000000" w:rsidP="00000000" w:rsidRDefault="00000000" w:rsidRPr="00000000" w14:paraId="0000004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9kr248l1wv">
            <w:r>
              <w:rPr>
                <w:rFonts w:ascii="Arial" w:cs="Arial" w:eastAsia="Arial" w:hAnsi="Arial"/>
                <w:b w:val="0"/>
                <w:bCs w:val="0"/>
                <w:i w:val="0"/>
                <w:iCs w:val="0"/>
                <w:smallCaps w:val="0"/>
                <w:strike w:val="0"/>
                <w:color w:val="000000"/>
                <w:sz w:val="22"/>
                <w:szCs w:val="22"/>
                <w:u w:val="none"/>
                <w:shd w:fill="auto" w:val="clear"/>
                <w:vertAlign w:val="baseline"/>
                <w:rtl w:val="0"/>
              </w:rPr>
              <w:t xml:space="preserve">7. Post mortem del desarrollo y líneas de futuro</w:t>
              <w:tab/>
              <w:t xml:space="preserve">35</w:t>
            </w:r>
          </w:hyperlink>
          <w:r>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uo4uqgzt6x">
            <w:r>
              <w:rPr>
                <w:rFonts w:ascii="Arial" w:cs="Arial" w:eastAsia="Arial" w:hAnsi="Arial"/>
                <w:b w:val="0"/>
                <w:bCs w:val="0"/>
                <w:i w:val="0"/>
                <w:iCs w:val="0"/>
                <w:smallCaps w:val="0"/>
                <w:strike w:val="0"/>
                <w:color w:val="000000"/>
                <w:sz w:val="22"/>
                <w:szCs w:val="22"/>
                <w:u w:val="none"/>
                <w:shd w:fill="auto" w:val="clear"/>
                <w:vertAlign w:val="baseline"/>
                <w:rtl w:val="0"/>
              </w:rPr>
              <w:t xml:space="preserve">8. Anexos</w:t>
              <w:tab/>
              <w:t xml:space="preserve">36</w:t>
            </w:r>
          </w:hyperlink>
          <w:r>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qbumncru">
            <w:r>
              <w:rPr>
                <w:rFonts w:ascii="Arial" w:cs="Arial" w:eastAsia="Arial" w:hAnsi="Arial"/>
                <w:b w:val="0"/>
                <w:bCs w:val="0"/>
                <w:i w:val="0"/>
                <w:iCs w:val="0"/>
                <w:smallCaps w:val="0"/>
                <w:strike w:val="0"/>
                <w:color w:val="000000"/>
                <w:sz w:val="22"/>
                <w:szCs w:val="22"/>
                <w:u w:val="none"/>
                <w:shd w:fill="auto" w:val="clear"/>
                <w:vertAlign w:val="baseline"/>
                <w:rtl w:val="0"/>
              </w:rPr>
              <w:t xml:space="preserve">8.1. Documentación del código</w:t>
              <w:tab/>
              <w:t xml:space="preserve">36</w:t>
            </w:r>
          </w:hyperlink>
          <w:r>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5pn138s89a">
            <w:r>
              <w:rPr>
                <w:rFonts w:ascii="Arial" w:cs="Arial" w:eastAsia="Arial" w:hAnsi="Arial"/>
                <w:b w:val="0"/>
                <w:bCs w:val="0"/>
                <w:i w:val="0"/>
                <w:iCs w:val="0"/>
                <w:smallCaps w:val="0"/>
                <w:strike w:val="0"/>
                <w:color w:val="000000"/>
                <w:sz w:val="22"/>
                <w:szCs w:val="22"/>
                <w:u w:val="none"/>
                <w:shd w:fill="auto" w:val="clear"/>
                <w:vertAlign w:val="baseline"/>
                <w:rtl w:val="0"/>
              </w:rPr>
              <w:t xml:space="preserve">8.2. Manual de usuario</w:t>
              <w:tab/>
              <w:t xml:space="preserve">36</w:t>
            </w:r>
          </w:hyperlink>
          <w:r>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dd5v45obk">
            <w:r>
              <w:rPr>
                <w:rFonts w:ascii="Arial" w:cs="Arial" w:eastAsia="Arial" w:hAnsi="Arial"/>
                <w:b w:val="0"/>
                <w:bCs w:val="0"/>
                <w:i w:val="0"/>
                <w:iCs w:val="0"/>
                <w:smallCaps w:val="0"/>
                <w:strike w:val="0"/>
                <w:color w:val="000000"/>
                <w:sz w:val="22"/>
                <w:szCs w:val="22"/>
                <w:u w:val="none"/>
                <w:shd w:fill="auto" w:val="clear"/>
                <w:vertAlign w:val="baseline"/>
                <w:rtl w:val="0"/>
              </w:rPr>
              <w:t xml:space="preserve">8.3. Archivos del proyecto</w:t>
              <w:tab/>
              <w:t xml:space="preserve">36</w:t>
            </w:r>
          </w:hyperlink>
          <w:r>
            <w:rPr>
              <w:rtl w:val="0"/>
            </w:rPr>
          </w:r>
        </w:p>
        <w:p w:rsidR="00000000" w:rsidDel="00000000" w:rsidP="00000000" w:rsidRDefault="00000000" w:rsidRPr="00000000" w14:paraId="0000005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lxebi61o6a">
            <w:r>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Referencias y bibliografía</w:t>
              <w:tab/>
              <w:t xml:space="preserve">37</w:t>
            </w:r>
          </w:hyperlink>
          <w:r>
            <w:rPr>
              <w:rtl w:val="0"/>
            </w:rPr>
          </w:r>
          <w:r>
            <w:fldChar w:fldCharType="end"/>
          </w:r>
        </w:p>
      </w:sdtContent>
    </w:sdt>
    <w:p w:rsidR="00000000" w:rsidDel="00000000" w:rsidP="00000000" w:rsidRDefault="00000000" w:rsidRPr="00000000" w14:paraId="00000052">
      <w:pPr>
        <w:spacing w:after="160" w:line="276" w:lineRule="auto"/>
        <w:jc w:val="both"/>
        <w:rPr/>
      </w:pPr>
      <w:r>
        <w:rPr>
          <w:rtl w:val="0"/>
        </w:rPr>
      </w:r>
    </w:p>
    <w:p w:rsidR="00000000" w:rsidDel="00000000" w:rsidP="00000000" w:rsidRDefault="00000000" w:rsidRPr="00000000" w14:paraId="00000053">
      <w:pPr>
        <w:pStyle w:val="Heading1"/>
        <w:pageBreakBefore w:val="1"/>
        <w:rPr>
          <w:color w:val="000000"/>
        </w:rPr>
      </w:pPr>
      <w:bookmarkStart w:colFirst="0" w:colLast="0" w:name="_heading=h.kwlgeziip6is" w:id="2"/>
      <w:bookmarkEnd w:id="2"/>
      <w:r>
        <w:rPr>
          <w:color w:val="000000"/>
          <w:rtl w:val="0"/>
        </w:rPr>
        <w:t xml:space="preserve">Resumen y palabras clave</w:t>
      </w:r>
    </w:p>
    <w:p w:rsidR="00000000" w:rsidDel="00000000" w:rsidP="00000000" w:rsidRDefault="00000000" w:rsidRPr="00000000" w14:paraId="00000054">
      <w:pPr>
        <w:rPr>
          <w:b w:val="1"/>
          <w:bCs w:val="1"/>
          <w:sz w:val="26"/>
          <w:szCs w:val="26"/>
        </w:rPr>
      </w:pPr>
      <w:r>
        <w:rPr>
          <w:b w:val="1"/>
          <w:bCs w:val="1"/>
          <w:sz w:val="26"/>
          <w:szCs w:val="26"/>
          <w:rtl w:val="0"/>
        </w:rPr>
        <w:t xml:space="preserve">Resumen</w:t>
      </w:r>
    </w:p>
    <w:p w:rsidR="00000000" w:rsidDel="00000000" w:rsidP="00000000" w:rsidRDefault="00000000" w:rsidRPr="00000000" w14:paraId="00000055">
      <w:pPr>
        <w:spacing w:after="160" w:line="276" w:lineRule="auto"/>
        <w:jc w:val="both"/>
        <w:rPr/>
      </w:pPr>
      <w:r>
        <w:rPr>
          <w:rtl w:val="0"/>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rica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rsidR="00000000" w:rsidDel="00000000" w:rsidP="00000000" w:rsidRDefault="00000000" w:rsidRPr="00000000" w14:paraId="00000056">
      <w:pPr>
        <w:rPr>
          <w:b w:val="1"/>
          <w:bCs w:val="1"/>
          <w:sz w:val="26"/>
          <w:szCs w:val="26"/>
        </w:rPr>
      </w:pPr>
      <w:r>
        <w:rPr>
          <w:b w:val="1"/>
          <w:bCs w:val="1"/>
          <w:sz w:val="26"/>
          <w:szCs w:val="26"/>
          <w:rtl w:val="0"/>
        </w:rPr>
        <w:t xml:space="preserve">Palabras clave</w:t>
      </w:r>
    </w:p>
    <w:p w:rsidR="00000000" w:rsidDel="00000000" w:rsidP="00000000" w:rsidRDefault="00000000" w:rsidRPr="00000000" w14:paraId="00000057">
      <w:pPr>
        <w:spacing w:after="160" w:line="276" w:lineRule="auto"/>
        <w:jc w:val="both"/>
        <w:rPr/>
      </w:pPr>
      <w:r>
        <w:rPr>
          <w:rtl w:val="0"/>
        </w:rPr>
        <w:t xml:space="preserve">aprendizaje por refuerzo, inteligencia artificial, Pokémon VGC, PPO, enmascaramiento de acciones, transformer, self-play, poke-env, Pokémon Showdown</w:t>
      </w:r>
    </w:p>
    <w:p w:rsidR="00000000" w:rsidDel="00000000" w:rsidP="00000000" w:rsidRDefault="00000000" w:rsidRPr="00000000" w14:paraId="00000058">
      <w:pPr>
        <w:pStyle w:val="Heading2"/>
        <w:rPr>
          <w:color w:val="000000"/>
        </w:rPr>
      </w:pPr>
      <w:bookmarkStart w:colFirst="0" w:colLast="0" w:name="_heading=h.ro0qxtrvi4r0" w:id="3"/>
      <w:bookmarkEnd w:id="3"/>
      <w:r>
        <w:rPr>
          <w:rtl w:val="0"/>
        </w:rPr>
      </w:r>
    </w:p>
    <w:p w:rsidR="00000000" w:rsidDel="00000000" w:rsidP="00000000" w:rsidRDefault="00000000" w:rsidRPr="00000000" w14:paraId="00000059">
      <w:pPr>
        <w:pStyle w:val="Heading2"/>
        <w:rPr>
          <w:color w:val="000000"/>
        </w:rPr>
      </w:pPr>
      <w:bookmarkStart w:colFirst="0" w:colLast="0" w:name="_heading=h.tvf2w4ad0x2f" w:id="4"/>
      <w:bookmarkEnd w:id="4"/>
      <w:r>
        <w:rPr>
          <w:rtl w:val="0"/>
        </w:rPr>
      </w:r>
    </w:p>
    <w:p w:rsidR="00000000" w:rsidDel="00000000" w:rsidP="00000000" w:rsidRDefault="00000000" w:rsidRPr="00000000" w14:paraId="0000005A">
      <w:pPr>
        <w:pStyle w:val="Heading2"/>
        <w:rPr>
          <w:color w:val="000000"/>
        </w:rPr>
      </w:pPr>
      <w:bookmarkStart w:colFirst="0" w:colLast="0" w:name="_heading=h.c2xwetf9nvsr" w:id="5"/>
      <w:bookmarkEnd w:id="5"/>
      <w:r>
        <w:rPr>
          <w:rtl w:val="0"/>
        </w:rPr>
      </w:r>
    </w:p>
    <w:p w:rsidR="00000000" w:rsidDel="00000000" w:rsidP="00000000" w:rsidRDefault="00000000" w:rsidRPr="00000000" w14:paraId="0000005B">
      <w:pPr>
        <w:pStyle w:val="Heading2"/>
        <w:rPr>
          <w:color w:val="000000"/>
        </w:rPr>
      </w:pPr>
      <w:bookmarkStart w:colFirst="0" w:colLast="0" w:name="_heading=h.ia4g5li3xygc" w:id="6"/>
      <w:bookmarkEnd w:id="6"/>
      <w:r>
        <w:rPr>
          <w:rtl w:val="0"/>
        </w:rPr>
      </w:r>
    </w:p>
    <w:p w:rsidR="00000000" w:rsidDel="00000000" w:rsidP="00000000" w:rsidRDefault="00000000" w:rsidRPr="00000000" w14:paraId="0000005C">
      <w:pPr>
        <w:pStyle w:val="Heading2"/>
        <w:rPr>
          <w:color w:val="000000"/>
        </w:rPr>
      </w:pPr>
      <w:bookmarkStart w:colFirst="0" w:colLast="0" w:name="_heading=h.e9lisfxb7ojd" w:id="7"/>
      <w:bookmarkEnd w:id="7"/>
      <w:r>
        <w:rPr>
          <w:rtl w:val="0"/>
        </w:rPr>
      </w:r>
    </w:p>
    <w:p w:rsidR="00000000" w:rsidDel="00000000" w:rsidP="00000000" w:rsidRDefault="00000000" w:rsidRPr="00000000" w14:paraId="0000005D">
      <w:pPr>
        <w:pStyle w:val="Heading2"/>
        <w:rPr>
          <w:color w:val="000000"/>
        </w:rPr>
      </w:pPr>
      <w:bookmarkStart w:colFirst="0" w:colLast="0" w:name="_heading=h.qjc716hbp42l" w:id="8"/>
      <w:bookmarkEnd w:id="8"/>
      <w:r>
        <w:rPr>
          <w:rtl w:val="0"/>
        </w:rPr>
      </w:r>
    </w:p>
    <w:p w:rsidR="00000000" w:rsidDel="00000000" w:rsidP="00000000" w:rsidRDefault="00000000" w:rsidRPr="00000000" w14:paraId="0000005E">
      <w:pPr>
        <w:pStyle w:val="Heading2"/>
        <w:rPr>
          <w:color w:val="000000"/>
        </w:rPr>
      </w:pPr>
      <w:bookmarkStart w:colFirst="0" w:colLast="0" w:name="_heading=h.yro1s988mj9k" w:id="9"/>
      <w:bookmarkEnd w:id="9"/>
      <w:r>
        <w:rPr>
          <w:rtl w:val="0"/>
        </w:rPr>
      </w:r>
    </w:p>
    <w:p w:rsidR="00000000" w:rsidDel="00000000" w:rsidP="00000000" w:rsidRDefault="00000000" w:rsidRPr="00000000" w14:paraId="0000005F">
      <w:pPr>
        <w:pStyle w:val="Heading2"/>
        <w:rPr>
          <w:color w:val="000000"/>
        </w:rPr>
      </w:pPr>
      <w:bookmarkStart w:colFirst="0" w:colLast="0" w:name="_heading=h.meaaazpbhpsi" w:id="10"/>
      <w:bookmarkEnd w:id="10"/>
      <w:r>
        <w:rPr>
          <w:rtl w:val="0"/>
        </w:rPr>
      </w:r>
    </w:p>
    <w:p w:rsidR="00000000" w:rsidDel="00000000" w:rsidP="00000000" w:rsidRDefault="00000000" w:rsidRPr="00000000" w14:paraId="00000060">
      <w:pPr>
        <w:pStyle w:val="Heading2"/>
        <w:rPr>
          <w:color w:val="000000"/>
        </w:rPr>
      </w:pPr>
      <w:bookmarkStart w:colFirst="0" w:colLast="0" w:name="_heading=h.nscoxcmb9k05" w:id="11"/>
      <w:bookmarkEnd w:id="11"/>
      <w:r>
        <w:rPr>
          <w:rtl w:val="0"/>
        </w:rPr>
      </w:r>
    </w:p>
    <w:p w:rsidR="00000000" w:rsidDel="00000000" w:rsidP="00000000" w:rsidRDefault="00000000" w:rsidRPr="00000000" w14:paraId="00000061">
      <w:pPr>
        <w:pStyle w:val="Heading2"/>
        <w:rPr>
          <w:color w:val="000000"/>
        </w:rPr>
      </w:pPr>
      <w:bookmarkStart w:colFirst="0" w:colLast="0" w:name="_heading=h.fuq2uedh1rwx" w:id="12"/>
      <w:bookmarkEnd w:id="12"/>
      <w:r>
        <w:rPr>
          <w:rtl w:val="0"/>
        </w:rPr>
      </w:r>
    </w:p>
    <w:p w:rsidR="00000000" w:rsidDel="00000000" w:rsidP="00000000" w:rsidRDefault="00000000" w:rsidRPr="00000000" w14:paraId="00000062">
      <w:pPr>
        <w:rPr/>
      </w:pPr>
      <w:r>
        <w:rPr>
          <w:rtl w:val="0"/>
        </w:rPr>
      </w:r>
    </w:p>
    <w:p w:rsidR="00000000" w:rsidDel="00000000" w:rsidP="00000000" w:rsidRDefault="00000000" w:rsidRPr="00000000" w14:paraId="00000063">
      <w:pPr>
        <w:pStyle w:val="Heading2"/>
        <w:rPr>
          <w:color w:val="000000"/>
        </w:rPr>
      </w:pPr>
      <w:bookmarkStart w:colFirst="0" w:colLast="0" w:name="_heading=h.no1d5gaat60m" w:id="13"/>
      <w:bookmarkEnd w:id="13"/>
      <w:r>
        <w:rPr>
          <w:rtl w:val="0"/>
        </w:rPr>
      </w:r>
    </w:p>
    <w:p w:rsidR="00000000" w:rsidDel="00000000" w:rsidP="00000000" w:rsidRDefault="00000000" w:rsidRPr="00000000" w14:paraId="00000064">
      <w:pPr>
        <w:pStyle w:val="Heading1"/>
        <w:pageBreakBefore w:val="1"/>
        <w:rPr>
          <w:color w:val="000000"/>
          <w:sz w:val="34"/>
          <w:szCs w:val="34"/>
        </w:rPr>
      </w:pPr>
      <w:bookmarkStart w:colFirst="0" w:colLast="0" w:name="_heading=h.o9c9kefjjn3a" w:id="14"/>
      <w:bookmarkEnd w:id="14"/>
      <w:r>
        <w:rPr>
          <w:color w:val="000000"/>
          <w:rtl w:val="0"/>
        </w:rPr>
        <w:t xml:space="preserve">Abstract and keywords</w:t>
      </w:r>
      <w:r>
        <w:rPr>
          <w:rtl w:val="0"/>
        </w:rPr>
      </w:r>
    </w:p>
    <w:p w:rsidR="00000000" w:rsidDel="00000000" w:rsidP="00000000" w:rsidRDefault="00000000" w:rsidRPr="00000000" w14:paraId="00000065">
      <w:pPr>
        <w:rPr>
          <w:b w:val="1"/>
          <w:bCs w:val="1"/>
          <w:sz w:val="26"/>
          <w:szCs w:val="26"/>
        </w:rPr>
      </w:pPr>
      <w:r>
        <w:rPr>
          <w:b w:val="1"/>
          <w:bCs w:val="1"/>
          <w:sz w:val="26"/>
          <w:szCs w:val="26"/>
          <w:rtl w:val="0"/>
        </w:rPr>
        <w:t xml:space="preserve">Abstract</w:t>
      </w:r>
    </w:p>
    <w:p w:rsidR="00000000" w:rsidDel="00000000" w:rsidP="00000000" w:rsidRDefault="00000000" w:rsidRPr="00000000" w14:paraId="00000066">
      <w:pPr>
        <w:spacing w:after="160" w:line="276" w:lineRule="auto"/>
        <w:jc w:val="both"/>
        <w:rPr/>
      </w:pPr>
      <w:r>
        <w:rPr>
          <w:rtl w:val="0"/>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rsidR="00000000" w:rsidDel="00000000" w:rsidP="00000000" w:rsidRDefault="00000000" w:rsidRPr="00000000" w14:paraId="00000067">
      <w:pPr>
        <w:rPr>
          <w:b w:val="1"/>
          <w:bCs w:val="1"/>
          <w:sz w:val="26"/>
          <w:szCs w:val="26"/>
        </w:rPr>
      </w:pPr>
      <w:r>
        <w:rPr>
          <w:b w:val="1"/>
          <w:bCs w:val="1"/>
          <w:sz w:val="26"/>
          <w:szCs w:val="26"/>
          <w:rtl w:val="0"/>
        </w:rPr>
        <w:t xml:space="preserve">Keywords</w:t>
      </w:r>
    </w:p>
    <w:p w:rsidR="00000000" w:rsidDel="00000000" w:rsidP="00000000" w:rsidRDefault="00000000" w:rsidRPr="00000000" w14:paraId="00000068">
      <w:pPr>
        <w:spacing w:after="160" w:line="276" w:lineRule="auto"/>
        <w:jc w:val="both"/>
        <w:rPr/>
      </w:pPr>
      <w:r>
        <w:rPr>
          <w:rtl w:val="0"/>
        </w:rPr>
        <w:t xml:space="preserve">reinforcement learning, artificial intelligence, Pokémon VGC, PPO, action masking, transformer, self-play, poke-env, Pokémon Showdown</w:t>
      </w:r>
    </w:p>
    <w:p w:rsidR="00000000" w:rsidDel="00000000" w:rsidP="00000000" w:rsidRDefault="00000000" w:rsidRPr="00000000" w14:paraId="00000069">
      <w:pPr>
        <w:spacing w:after="160" w:line="276" w:lineRule="auto"/>
        <w:jc w:val="both"/>
        <w:rPr/>
      </w:pPr>
      <w:r>
        <w:rPr>
          <w:rtl w:val="0"/>
        </w:rPr>
      </w:r>
    </w:p>
    <w:p w:rsidR="00000000" w:rsidDel="00000000" w:rsidP="00000000" w:rsidRDefault="00000000" w:rsidRPr="00000000" w14:paraId="0000006A">
      <w:pPr>
        <w:spacing w:after="160" w:line="276" w:lineRule="auto"/>
        <w:jc w:val="both"/>
        <w:rPr/>
      </w:pPr>
      <w:r>
        <w:rPr>
          <w:rtl w:val="0"/>
        </w:rPr>
      </w:r>
    </w:p>
    <w:p w:rsidR="00000000" w:rsidDel="00000000" w:rsidP="00000000" w:rsidRDefault="00000000" w:rsidRPr="00000000" w14:paraId="0000006B">
      <w:pPr>
        <w:spacing w:after="160" w:line="276" w:lineRule="auto"/>
        <w:jc w:val="both"/>
        <w:rPr/>
      </w:pPr>
      <w:r>
        <w:rPr>
          <w:rtl w:val="0"/>
        </w:rPr>
      </w:r>
    </w:p>
    <w:p w:rsidR="00000000" w:rsidDel="00000000" w:rsidP="00000000" w:rsidRDefault="00000000" w:rsidRPr="00000000" w14:paraId="0000006C">
      <w:pPr>
        <w:spacing w:after="160" w:line="276" w:lineRule="auto"/>
        <w:jc w:val="both"/>
        <w:rPr/>
      </w:pPr>
      <w:r>
        <w:rPr>
          <w:rtl w:val="0"/>
        </w:rPr>
      </w:r>
    </w:p>
    <w:p w:rsidR="00000000" w:rsidDel="00000000" w:rsidP="00000000" w:rsidRDefault="00000000" w:rsidRPr="00000000" w14:paraId="0000006D">
      <w:pPr>
        <w:spacing w:after="160" w:line="276" w:lineRule="auto"/>
        <w:jc w:val="both"/>
        <w:rPr/>
      </w:pPr>
      <w:r>
        <w:rPr>
          <w:rtl w:val="0"/>
        </w:rPr>
      </w:r>
    </w:p>
    <w:p w:rsidR="00000000" w:rsidDel="00000000" w:rsidP="00000000" w:rsidRDefault="00000000" w:rsidRPr="00000000" w14:paraId="0000006E">
      <w:pPr>
        <w:spacing w:after="160" w:line="276" w:lineRule="auto"/>
        <w:jc w:val="both"/>
        <w:rPr/>
      </w:pPr>
      <w:r>
        <w:rPr>
          <w:rtl w:val="0"/>
        </w:rPr>
      </w:r>
    </w:p>
    <w:p w:rsidR="00000000" w:rsidDel="00000000" w:rsidP="00000000" w:rsidRDefault="00000000" w:rsidRPr="00000000" w14:paraId="0000006F">
      <w:pPr>
        <w:spacing w:after="160" w:line="276" w:lineRule="auto"/>
        <w:jc w:val="both"/>
        <w:rPr/>
      </w:pPr>
      <w:r>
        <w:rPr>
          <w:rtl w:val="0"/>
        </w:rPr>
      </w:r>
    </w:p>
    <w:p w:rsidR="00000000" w:rsidDel="00000000" w:rsidP="00000000" w:rsidRDefault="00000000" w:rsidRPr="00000000" w14:paraId="00000070">
      <w:pPr>
        <w:spacing w:after="160" w:line="276" w:lineRule="auto"/>
        <w:jc w:val="both"/>
        <w:rPr/>
      </w:pPr>
      <w:r>
        <w:rPr>
          <w:rtl w:val="0"/>
        </w:rPr>
      </w:r>
    </w:p>
    <w:p w:rsidR="00000000" w:rsidDel="00000000" w:rsidP="00000000" w:rsidRDefault="00000000" w:rsidRPr="00000000" w14:paraId="00000071">
      <w:pPr>
        <w:spacing w:after="160" w:line="276" w:lineRule="auto"/>
        <w:jc w:val="both"/>
        <w:rPr/>
      </w:pPr>
      <w:r>
        <w:rPr>
          <w:rtl w:val="0"/>
        </w:rPr>
      </w:r>
    </w:p>
    <w:p w:rsidR="00000000" w:rsidDel="00000000" w:rsidP="00000000" w:rsidRDefault="00000000" w:rsidRPr="00000000" w14:paraId="00000072">
      <w:pPr>
        <w:spacing w:after="160" w:line="276" w:lineRule="auto"/>
        <w:jc w:val="both"/>
        <w:rPr/>
      </w:pPr>
      <w:r>
        <w:rPr>
          <w:rtl w:val="0"/>
        </w:rPr>
      </w:r>
    </w:p>
    <w:p w:rsidR="00000000" w:rsidDel="00000000" w:rsidP="00000000" w:rsidRDefault="00000000" w:rsidRPr="00000000" w14:paraId="00000073">
      <w:pPr>
        <w:spacing w:after="160" w:line="276" w:lineRule="auto"/>
        <w:jc w:val="both"/>
        <w:rPr/>
      </w:pPr>
      <w:r>
        <w:rPr>
          <w:rtl w:val="0"/>
        </w:rPr>
      </w:r>
    </w:p>
    <w:p w:rsidR="00000000" w:rsidDel="00000000" w:rsidP="00000000" w:rsidRDefault="00000000" w:rsidRPr="00000000" w14:paraId="00000074">
      <w:pPr>
        <w:spacing w:after="160" w:line="276" w:lineRule="auto"/>
        <w:jc w:val="both"/>
        <w:rPr/>
      </w:pPr>
      <w:r>
        <w:rPr>
          <w:rtl w:val="0"/>
        </w:rPr>
      </w:r>
    </w:p>
    <w:p w:rsidR="00000000" w:rsidDel="00000000" w:rsidP="00000000" w:rsidRDefault="00000000" w:rsidRPr="00000000" w14:paraId="00000075">
      <w:pPr>
        <w:spacing w:after="160" w:line="276" w:lineRule="auto"/>
        <w:jc w:val="both"/>
        <w:rPr/>
      </w:pPr>
      <w:r>
        <w:rPr>
          <w:rtl w:val="0"/>
        </w:rPr>
      </w:r>
    </w:p>
    <w:p w:rsidR="00000000" w:rsidDel="00000000" w:rsidP="00000000" w:rsidRDefault="00000000" w:rsidRPr="00000000" w14:paraId="00000076">
      <w:pPr>
        <w:spacing w:after="160" w:line="276" w:lineRule="auto"/>
        <w:jc w:val="both"/>
        <w:rPr/>
      </w:pPr>
      <w:r>
        <w:rPr>
          <w:rtl w:val="0"/>
        </w:rPr>
      </w:r>
    </w:p>
    <w:p w:rsidR="00000000" w:rsidDel="00000000" w:rsidP="00000000" w:rsidRDefault="00000000" w:rsidRPr="00000000" w14:paraId="00000077">
      <w:pPr>
        <w:spacing w:after="160" w:line="276" w:lineRule="auto"/>
        <w:jc w:val="both"/>
        <w:rPr/>
      </w:pPr>
      <w:r>
        <w:rPr>
          <w:rtl w:val="0"/>
        </w:rPr>
      </w:r>
    </w:p>
    <w:p w:rsidR="00000000" w:rsidDel="00000000" w:rsidP="00000000" w:rsidRDefault="00000000" w:rsidRPr="00000000" w14:paraId="00000078">
      <w:pPr>
        <w:pStyle w:val="Heading1"/>
        <w:pageBreakBefore w:val="1"/>
        <w:rPr/>
      </w:pPr>
      <w:bookmarkStart w:colFirst="0" w:colLast="0" w:name="_heading=h.pjmtbnatcfiq" w:id="15"/>
      <w:bookmarkEnd w:id="15"/>
      <w:r>
        <w:rPr>
          <w:color w:val="000000"/>
          <w:rtl w:val="0"/>
        </w:rPr>
        <w:t xml:space="preserve">Resumen y palabras clave - Parte grupal</w:t>
      </w:r>
      <w:r>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Pr>
          <w:rtl w:val="0"/>
        </w:rPr>
        <w:t xml:space="preserve">Cloud Wander – Hortensia Studios</w:t>
      </w:r>
      <w:r>
        <w:rPr>
          <w:shd w:fill="c6c6c6" w:val="clea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Es un videojuego Free-to-Play para móvil desarrollado bajo perspectiva isométrica 2D y orientación vertical, que combina exploración de entornos dinámicos con gestión y minijuegos musicales basados en memoria auditiva y visual.</w:t>
      </w:r>
      <w:r>
        <w:rPr>
          <w:shd w:fill="c6c6c6"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jugador encarna a un explorador que habita un globo aerostático y recorre distintos biomas estacionales para recolectar recursos, personalizar su hogar y domesticar aves mediante secuencias rítmicas inspiradas en el "Simón dice".</w:t>
      </w:r>
      <w:r>
        <w:rPr>
          <w:shd w:fill="c6c6c6" w:val="clea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juego se articula en tres zonas funcionales: una base central para la personalización y gestión económica, una zona superior para la obtención de energía rítmica, y una zona inferior dedicada a la exploración y domesticación. La economía se sustenta en divisas duales —soft y hard currency— y sistemas de energía, con el objetivo de fomentar la retención del jugador a través del coleccionismo de criaturas que otorgan beneficios pasivos.</w:t>
      </w:r>
      <w:r>
        <w:rPr>
          <w:shd w:fill="c6c6c6"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propuesta integra el diseño de sistemas complejos, la optimización de la experiencia de usuario móvil y mecánicas rítmicas como eje central de interacción.</w:t>
      </w:r>
      <w:r>
        <w:rPr>
          <w:shd w:fill="c6c6c6" w:val="clear"/>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Pr>
          <w:b w:val="1"/>
          <w:bCs w:val="1"/>
          <w:rtl w:val="0"/>
        </w:rPr>
        <w:t xml:space="preserve">Palabras clave </w:t>
      </w: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Pr>
          <w:rtl w:val="0"/>
        </w:rPr>
        <w:t xml:space="preserve">videojuego móvil, isométrico 2D, mecánicas rítmicas, gestión de recursos, domesticación de criaturas, free-to-play, memoria auditiva.</w:t>
      </w:r>
      <w:r>
        <w:rPr>
          <w:shd w:fill="c6c6c6" w:val="clear"/>
          <w:rtl w:val="0"/>
        </w:rPr>
        <w:t xml:space="preserve"> </w:t>
      </w:r>
    </w:p>
    <w:p w:rsidR="00000000" w:rsidDel="00000000" w:rsidP="00000000" w:rsidRDefault="00000000" w:rsidRPr="00000000" w14:paraId="00000080">
      <w:pPr>
        <w:spacing w:after="160" w:line="276" w:lineRule="auto"/>
        <w:jc w:val="both"/>
        <w:rPr/>
      </w:pPr>
      <w:r>
        <w:rPr>
          <w:rtl w:val="0"/>
        </w:rPr>
      </w:r>
    </w:p>
    <w:p w:rsidR="00000000" w:rsidDel="00000000" w:rsidP="00000000" w:rsidRDefault="00000000" w:rsidRPr="00000000" w14:paraId="00000081">
      <w:pPr>
        <w:spacing w:after="160" w:line="276" w:lineRule="auto"/>
        <w:jc w:val="both"/>
        <w:rPr/>
      </w:pPr>
      <w:r>
        <w:rPr>
          <w:rtl w:val="0"/>
        </w:rPr>
      </w:r>
    </w:p>
    <w:p w:rsidR="00000000" w:rsidDel="00000000" w:rsidP="00000000" w:rsidRDefault="00000000" w:rsidRPr="00000000" w14:paraId="00000082">
      <w:pPr>
        <w:spacing w:after="160" w:line="276" w:lineRule="auto"/>
        <w:jc w:val="both"/>
        <w:rPr/>
      </w:pPr>
      <w:r>
        <w:rPr>
          <w:rtl w:val="0"/>
        </w:rPr>
      </w:r>
    </w:p>
    <w:p w:rsidR="00000000" w:rsidDel="00000000" w:rsidP="00000000" w:rsidRDefault="00000000" w:rsidRPr="00000000" w14:paraId="00000083">
      <w:pPr>
        <w:spacing w:after="160" w:line="276" w:lineRule="auto"/>
        <w:jc w:val="both"/>
        <w:rPr/>
      </w:pPr>
      <w:r>
        <w:rPr>
          <w:rtl w:val="0"/>
        </w:rPr>
      </w:r>
    </w:p>
    <w:p w:rsidR="00000000" w:rsidDel="00000000" w:rsidP="00000000" w:rsidRDefault="00000000" w:rsidRPr="00000000" w14:paraId="00000084">
      <w:pPr>
        <w:spacing w:after="160" w:line="276" w:lineRule="auto"/>
        <w:jc w:val="both"/>
        <w:rPr/>
      </w:pPr>
      <w:r>
        <w:rPr>
          <w:rtl w:val="0"/>
        </w:rPr>
      </w:r>
    </w:p>
    <w:p w:rsidR="00000000" w:rsidDel="00000000" w:rsidP="00000000" w:rsidRDefault="00000000" w:rsidRPr="00000000" w14:paraId="00000085">
      <w:pPr>
        <w:spacing w:after="160" w:line="276" w:lineRule="auto"/>
        <w:jc w:val="both"/>
        <w:rPr/>
      </w:pPr>
      <w:r>
        <w:rPr>
          <w:rtl w:val="0"/>
        </w:rPr>
      </w:r>
    </w:p>
    <w:p w:rsidR="00000000" w:rsidDel="00000000" w:rsidP="00000000" w:rsidRDefault="00000000" w:rsidRPr="00000000" w14:paraId="00000086">
      <w:pPr>
        <w:spacing w:after="160" w:line="276" w:lineRule="auto"/>
        <w:jc w:val="both"/>
        <w:rPr/>
      </w:pPr>
      <w:r>
        <w:rPr>
          <w:rtl w:val="0"/>
        </w:rPr>
      </w:r>
    </w:p>
    <w:p w:rsidR="00000000" w:rsidDel="00000000" w:rsidP="00000000" w:rsidRDefault="00000000" w:rsidRPr="00000000" w14:paraId="00000087">
      <w:pPr>
        <w:spacing w:after="160" w:line="276" w:lineRule="auto"/>
        <w:jc w:val="both"/>
        <w:rPr/>
      </w:pPr>
      <w:r>
        <w:rPr>
          <w:rtl w:val="0"/>
        </w:rPr>
      </w:r>
    </w:p>
    <w:p w:rsidR="00000000" w:rsidDel="00000000" w:rsidP="00000000" w:rsidRDefault="00000000" w:rsidRPr="00000000" w14:paraId="00000088">
      <w:pPr>
        <w:spacing w:after="160" w:line="276" w:lineRule="auto"/>
        <w:jc w:val="both"/>
        <w:rPr/>
      </w:pPr>
      <w:r>
        <w:rPr>
          <w:rtl w:val="0"/>
        </w:rPr>
      </w:r>
    </w:p>
    <w:p w:rsidR="00000000" w:rsidDel="00000000" w:rsidP="00000000" w:rsidRDefault="00000000" w:rsidRPr="00000000" w14:paraId="00000089">
      <w:pPr>
        <w:spacing w:after="160" w:line="276" w:lineRule="auto"/>
        <w:jc w:val="both"/>
        <w:rPr/>
      </w:pPr>
      <w:r>
        <w:rPr>
          <w:rtl w:val="0"/>
        </w:rPr>
      </w:r>
    </w:p>
    <w:p w:rsidR="00000000" w:rsidDel="00000000" w:rsidP="00000000" w:rsidRDefault="00000000" w:rsidRPr="00000000" w14:paraId="0000008A">
      <w:pPr>
        <w:spacing w:after="160" w:line="276" w:lineRule="auto"/>
        <w:jc w:val="both"/>
        <w:rPr/>
      </w:pPr>
      <w:r>
        <w:rPr>
          <w:rtl w:val="0"/>
        </w:rPr>
      </w:r>
    </w:p>
    <w:p w:rsidR="00000000" w:rsidDel="00000000" w:rsidP="00000000" w:rsidRDefault="00000000" w:rsidRPr="00000000" w14:paraId="0000008B">
      <w:pPr>
        <w:spacing w:after="160" w:line="276" w:lineRule="auto"/>
        <w:jc w:val="both"/>
        <w:rPr/>
      </w:pPr>
      <w:r>
        <w:rPr>
          <w:rtl w:val="0"/>
        </w:rPr>
      </w:r>
    </w:p>
    <w:p w:rsidR="00000000" w:rsidDel="00000000" w:rsidP="00000000" w:rsidRDefault="00000000" w:rsidRPr="00000000" w14:paraId="0000008C">
      <w:pPr>
        <w:spacing w:after="160" w:line="276" w:lineRule="auto"/>
        <w:jc w:val="both"/>
        <w:rPr/>
      </w:pPr>
      <w:r>
        <w:rPr>
          <w:rtl w:val="0"/>
        </w:rPr>
      </w:r>
    </w:p>
    <w:p w:rsidR="00000000" w:rsidDel="00000000" w:rsidP="00000000" w:rsidRDefault="00000000" w:rsidRPr="00000000" w14:paraId="0000008D">
      <w:pPr>
        <w:pStyle w:val="Heading1"/>
        <w:pageBreakBefore w:val="1"/>
        <w:rPr/>
      </w:pPr>
      <w:bookmarkStart w:colFirst="0" w:colLast="0" w:name="_heading=h.2lxqgutw480p" w:id="16"/>
      <w:bookmarkEnd w:id="16"/>
      <w:r>
        <w:rPr>
          <w:color w:val="000000"/>
          <w:rtl w:val="0"/>
        </w:rPr>
        <w:t xml:space="preserve">Abstract and keywords - Group Project</w:t>
      </w:r>
      <w:r>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Pr>
          <w:rtl w:val="0"/>
        </w:rPr>
        <w:t xml:space="preserve">Cloud Wander – Hortensia Studios  </w:t>
      </w:r>
      <w:r>
        <w:rPr>
          <w:shd w:fill="c6c6c6" w:val="clear"/>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Pr>
          <w:rtl w:val="0"/>
        </w:rPr>
        <w:t xml:space="preserve">It is a Free-to-Play mobile game developed with a 2D isometric perspective and vertical orientation, combining exploration of dynamic environments with management mechanics and musical minigames based on auditory and visual memory.</w:t>
      </w:r>
      <w:r>
        <w:rPr>
          <w:shd w:fill="c6c6c6" w:val="clea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The player embodies an explorer who inhabits a hot air balloon and travels through different seasonal biomes to collect resources, customize their home, and tame birds through rhythmic sequences inspired by "Simon Says".</w:t>
      </w:r>
      <w:r>
        <w:rPr>
          <w:shd w:fill="c6c6c6"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The game is structured around three functional zones: a central base for personalization and economic management, an upper zone for obtaining rhythmic energy, and a lower zone dedicated to exploration and taming. The economy is built on dual currencies —soft and hard currency— and energy systems, with the goal of encouraging player retention through creature collecting, where each creature provides passive benefits.</w:t>
      </w:r>
      <w:r>
        <w:rPr>
          <w:shd w:fill="c6c6c6"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The proposal integrates complex systems design, mobile user experience (UX) optimization, and rhythmic mechanics as the central axis of interaction.</w:t>
      </w:r>
      <w:r>
        <w:rPr>
          <w:shd w:fill="c6c6c6"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Pr>
          <w:b w:val="1"/>
          <w:bCs w:val="1"/>
          <w:rtl w:val="0"/>
        </w:rPr>
        <w:t xml:space="preserve">Keywords </w:t>
      </w: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Pr>
          <w:rtl w:val="0"/>
        </w:rPr>
        <w:t xml:space="preserve">mobile video game, 2D isometric, rhythm-based gameplay, resource management, creature taming, free-to-play, auditory memory.</w:t>
      </w:r>
      <w:r>
        <w:rPr>
          <w:shd w:fill="c6c6c6" w:val="clear"/>
          <w:rtl w:val="0"/>
        </w:rPr>
        <w:t xml:space="preserve"> </w:t>
      </w:r>
    </w:p>
    <w:p w:rsidR="00000000" w:rsidDel="00000000" w:rsidP="00000000" w:rsidRDefault="00000000" w:rsidRPr="00000000" w14:paraId="00000095">
      <w:pPr>
        <w:spacing w:after="160" w:line="276" w:lineRule="auto"/>
        <w:jc w:val="both"/>
        <w:rPr/>
      </w:pPr>
      <w:r>
        <w:rPr>
          <w:rtl w:val="0"/>
        </w:rPr>
      </w:r>
    </w:p>
    <w:p w:rsidR="00000000" w:rsidDel="00000000" w:rsidP="00000000" w:rsidRDefault="00000000" w:rsidRPr="00000000" w14:paraId="00000096">
      <w:pPr>
        <w:pStyle w:val="Heading1"/>
        <w:pageBreakBefore w:val="1"/>
        <w:rPr>
          <w:color w:val="000000"/>
        </w:rPr>
      </w:pPr>
      <w:bookmarkStart w:colFirst="0" w:colLast="0" w:name="_heading=h.7gcp44oqsu9u" w:id="17"/>
      <w:bookmarkEnd w:id="17"/>
      <w:r>
        <w:rPr>
          <w:color w:val="000000"/>
          <w:rtl w:val="0"/>
        </w:rPr>
        <w:t xml:space="preserve">Glosario de términos y acrónimos</w:t>
      </w:r>
    </w:p>
    <w:p w:rsidR="00000000" w:rsidDel="00000000" w:rsidP="00000000" w:rsidRDefault="00000000" w:rsidRPr="00000000" w14:paraId="00000097">
      <w:pPr>
        <w:spacing w:after="160" w:line="276" w:lineRule="auto"/>
        <w:jc w:val="both"/>
        <w:rPr/>
      </w:pPr>
      <w:r>
        <w:rPr>
          <w:rtl w:val="0"/>
        </w:rPr>
        <w:t xml:space="preserve">Para facilitar la lectura, se recogen a continuación los principales términos y acrónimos empleados en la memoria. Todos ellos se definen, además, la primera vez que aparecen en el texto.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98">
            <w:pPr>
              <w:rPr/>
            </w:pPr>
            <w:r>
              <w:rPr>
                <w:b w:val="1"/>
                <w:bCs w:val="1"/>
                <w:sz w:val="20"/>
                <w:szCs w:val="20"/>
                <w:rtl w:val="0"/>
              </w:rPr>
              <w:t xml:space="preserve">Término / acrónimo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99">
            <w:pPr>
              <w:rPr/>
            </w:pPr>
            <w:r>
              <w:rPr>
                <w:b w:val="1"/>
                <w:bCs w:val="1"/>
                <w:sz w:val="20"/>
                <w:szCs w:val="20"/>
                <w:rtl w:val="0"/>
              </w:rPr>
              <w:t xml:space="preserve">Definición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A">
            <w:pPr>
              <w:rPr/>
            </w:pPr>
            <w:r>
              <w:rPr>
                <w:sz w:val="20"/>
                <w:szCs w:val="20"/>
                <w:rtl w:val="0"/>
              </w:rPr>
              <w:t xml:space="preserve">Action masking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B">
            <w:pPr>
              <w:rPr/>
            </w:pPr>
            <w:r>
              <w:rPr>
                <w:sz w:val="20"/>
                <w:szCs w:val="20"/>
                <w:rtl w:val="0"/>
              </w:rPr>
              <w:t xml:space="preserve">Enmascaramiento de acciones: impide que la política elija acciones ilegales.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C">
            <w:pPr>
              <w:rPr/>
            </w:pPr>
            <w:r>
              <w:rPr>
                <w:sz w:val="20"/>
                <w:szCs w:val="20"/>
                <w:rtl w:val="0"/>
              </w:rPr>
              <w:t xml:space="preserve">Behaviour Cloning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D">
            <w:pPr>
              <w:rPr/>
            </w:pPr>
            <w:r>
              <w:rPr>
                <w:sz w:val="20"/>
                <w:szCs w:val="20"/>
                <w:rtl w:val="0"/>
              </w:rPr>
              <w:t xml:space="preserve">Clonación de comportamiento: aprendizaje supervisado a partir de demostraciones.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E">
            <w:pPr>
              <w:rPr/>
            </w:pPr>
            <w:r>
              <w:rPr>
                <w:sz w:val="20"/>
                <w:szCs w:val="20"/>
                <w:rtl w:val="0"/>
              </w:rPr>
              <w:t xml:space="preserve">Gymnasium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9F">
            <w:pPr>
              <w:rPr/>
            </w:pPr>
            <w:r>
              <w:rPr>
                <w:sz w:val="20"/>
                <w:szCs w:val="20"/>
                <w:rtl w:val="0"/>
              </w:rPr>
              <w:t xml:space="preserve">Estándar de interfaz para entornos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0">
            <w:pPr>
              <w:rPr/>
            </w:pPr>
            <w:r>
              <w:rPr>
                <w:sz w:val="20"/>
                <w:szCs w:val="20"/>
                <w:rtl w:val="0"/>
              </w:rPr>
              <w:t xml:space="preserve">IA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1">
            <w:pPr>
              <w:rPr/>
            </w:pPr>
            <w:r>
              <w:rPr>
                <w:sz w:val="20"/>
                <w:szCs w:val="20"/>
                <w:rtl w:val="0"/>
              </w:rPr>
              <w:t xml:space="preserve">Inteligencia artificial.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2">
            <w:pPr>
              <w:rPr/>
            </w:pPr>
            <w:r>
              <w:rPr>
                <w:sz w:val="20"/>
                <w:szCs w:val="20"/>
                <w:rtl w:val="0"/>
              </w:rPr>
              <w:t xml:space="preserve">MaskablePPO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3">
            <w:pPr>
              <w:rPr/>
            </w:pPr>
            <w:r>
              <w:rPr>
                <w:sz w:val="20"/>
                <w:szCs w:val="20"/>
                <w:rtl w:val="0"/>
              </w:rPr>
              <w:t xml:space="preserve">Variante de PPO con enmascaramiento de acciones (biblioteca sb3-contrib).</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4">
            <w:pPr>
              <w:rPr/>
            </w:pPr>
            <w:r>
              <w:rPr>
                <w:sz w:val="20"/>
                <w:szCs w:val="20"/>
                <w:rtl w:val="0"/>
              </w:rPr>
              <w:t xml:space="preserve">MDP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5">
            <w:pPr>
              <w:rPr/>
            </w:pPr>
            <w:r>
              <w:rPr>
                <w:sz w:val="20"/>
                <w:szCs w:val="20"/>
                <w:rtl w:val="0"/>
              </w:rPr>
              <w:t xml:space="preserve">Proceso de decisión de Markov; marco formal del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6">
            <w:pPr>
              <w:rPr/>
            </w:pPr>
            <w:r>
              <w:rPr>
                <w:sz w:val="20"/>
                <w:szCs w:val="20"/>
                <w:rtl w:val="0"/>
              </w:rPr>
              <w:t xml:space="preserve">MLP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7">
            <w:pPr>
              <w:rPr/>
            </w:pPr>
            <w:r>
              <w:rPr>
                <w:sz w:val="20"/>
                <w:szCs w:val="20"/>
                <w:rtl w:val="0"/>
              </w:rPr>
              <w:t xml:space="preserve">Perceptrón multicapa; red neuronal de capas densas.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8">
            <w:pPr>
              <w:rPr/>
            </w:pPr>
            <w:r>
              <w:rPr>
                <w:sz w:val="20"/>
                <w:szCs w:val="20"/>
                <w:rtl w:val="0"/>
              </w:rPr>
              <w:t xml:space="preserve">poke-env</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9">
            <w:pPr>
              <w:rPr/>
            </w:pPr>
            <w:r>
              <w:rPr>
                <w:sz w:val="20"/>
                <w:szCs w:val="20"/>
                <w:rtl w:val="0"/>
              </w:rPr>
              <w:t xml:space="preserve">Biblioteca de Python para programar y entrenar agentes en Pokémon Showdown.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A">
            <w:pPr>
              <w:rPr/>
            </w:pPr>
            <w:r>
              <w:rPr>
                <w:sz w:val="20"/>
                <w:szCs w:val="20"/>
                <w:rtl w:val="0"/>
              </w:rPr>
              <w:t xml:space="preserve">Pokémon Showdown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B">
            <w:pPr>
              <w:rPr/>
            </w:pPr>
            <w:r>
              <w:rPr>
                <w:sz w:val="20"/>
                <w:szCs w:val="20"/>
                <w:rtl w:val="0"/>
              </w:rPr>
              <w:t xml:space="preserve">Simulador de combates de Pokémon de código abierto.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C">
            <w:pPr>
              <w:rPr/>
            </w:pPr>
            <w:r>
              <w:rPr>
                <w:sz w:val="20"/>
                <w:szCs w:val="20"/>
                <w:rtl w:val="0"/>
              </w:rPr>
              <w:t xml:space="preserve">Política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D">
            <w:pPr>
              <w:rPr/>
            </w:pPr>
            <w:r>
              <w:rPr>
                <w:sz w:val="20"/>
                <w:szCs w:val="20"/>
                <w:rtl w:val="0"/>
              </w:rPr>
              <w:t xml:space="preserve">Función que asigna a cada estado una distribución de probabilidad sobre las acciones.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E">
            <w:pPr>
              <w:rPr/>
            </w:pPr>
            <w:r>
              <w:rPr>
                <w:sz w:val="20"/>
                <w:szCs w:val="20"/>
                <w:rtl w:val="0"/>
              </w:rPr>
              <w:t xml:space="preserv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F">
            <w:pPr>
              <w:rPr/>
            </w:pPr>
            <w:r>
              <w:rPr>
                <w:sz w:val="20"/>
                <w:szCs w:val="20"/>
                <w:rtl w:val="0"/>
              </w:rPr>
              <w:t xml:space="preserve">Proximal Policy Optimization; algoritmo de gradiente de política actor-crítico.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0">
            <w:pPr>
              <w:rPr/>
            </w:pPr>
            <w:r>
              <w:rPr>
                <w:sz w:val="20"/>
                <w:szCs w:val="20"/>
                <w:rtl w:val="0"/>
              </w:rPr>
              <w:t xml:space="preserve">Recompensa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1">
            <w:pPr>
              <w:rPr/>
            </w:pPr>
            <w:r>
              <w:rPr>
                <w:sz w:val="20"/>
                <w:szCs w:val="20"/>
                <w:rtl w:val="0"/>
              </w:rPr>
              <w:t xml:space="preserve">Señal numérica que el entorno devuelve al agente tras cada acción.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2">
            <w:pPr>
              <w:rPr/>
            </w:pPr>
            <w:r>
              <w:rPr>
                <w:sz w:val="20"/>
                <w:szCs w:val="20"/>
                <w:rtl w:val="0"/>
              </w:rPr>
              <w:t xml:space="preserve">RL (Reinforcement Learning)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3">
            <w:pPr>
              <w:rPr/>
            </w:pPr>
            <w:r>
              <w:rPr>
                <w:sz w:val="20"/>
                <w:szCs w:val="20"/>
                <w:rtl w:val="0"/>
              </w:rPr>
              <w:t xml:space="preserve">Aprendizaje por refuerzo: aprendizaje mediante prueba y error guiado por recompensas.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4">
            <w:pPr>
              <w:rPr/>
            </w:pPr>
            <w:r>
              <w:rPr>
                <w:sz w:val="20"/>
                <w:szCs w:val="20"/>
                <w:rtl w:val="0"/>
              </w:rPr>
              <w:t xml:space="preserve">Self-play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5">
            <w:pPr>
              <w:rPr/>
            </w:pPr>
            <w:r>
              <w:rPr>
                <w:sz w:val="20"/>
                <w:szCs w:val="20"/>
                <w:rtl w:val="0"/>
              </w:rPr>
              <w:t xml:space="preserve">Entrenamiento del agente frente a copias de su propia política.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6">
            <w:pPr>
              <w:rPr/>
            </w:pPr>
            <w:r>
              <w:rPr>
                <w:sz w:val="20"/>
                <w:szCs w:val="20"/>
                <w:rtl w:val="0"/>
              </w:rPr>
              <w:t xml:space="preserve">STAB</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7">
            <w:pPr>
              <w:rPr/>
            </w:pPr>
            <w:r>
              <w:rPr>
                <w:sz w:val="20"/>
                <w:szCs w:val="20"/>
                <w:rtl w:val="0"/>
              </w:rPr>
              <w:t xml:space="preserve">Bonificación de daño por usar un movimiento del mismo tipo que el Pokémon.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8">
            <w:pPr>
              <w:rPr/>
            </w:pPr>
            <w:r>
              <w:rPr>
                <w:sz w:val="20"/>
                <w:szCs w:val="20"/>
                <w:rtl w:val="0"/>
              </w:rPr>
              <w:t xml:space="preserve">Stable-Baselines3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9">
            <w:pPr>
              <w:rPr/>
            </w:pPr>
            <w:r>
              <w:rPr>
                <w:sz w:val="20"/>
                <w:szCs w:val="20"/>
                <w:rtl w:val="0"/>
              </w:rPr>
              <w:t xml:space="preserve">Biblioteca de implementaciones de algoritmos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A">
            <w:pPr>
              <w:rPr/>
            </w:pPr>
            <w:r>
              <w:rPr>
                <w:sz w:val="20"/>
                <w:szCs w:val="20"/>
                <w:rtl w:val="0"/>
              </w:rPr>
              <w:t xml:space="preserve">Team Preview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B">
            <w:pPr>
              <w:rPr/>
            </w:pPr>
            <w:r>
              <w:rPr>
                <w:sz w:val="20"/>
                <w:szCs w:val="20"/>
                <w:rtl w:val="0"/>
              </w:rPr>
              <w:t xml:space="preserve">Fase previa de selección de Pokémon a partir de una vista parcial del rival.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C">
            <w:pPr>
              <w:rPr/>
            </w:pPr>
            <w:r>
              <w:rPr>
                <w:sz w:val="20"/>
                <w:szCs w:val="20"/>
                <w:rtl w:val="0"/>
              </w:rPr>
              <w:t xml:space="preserve">Teracristalización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D">
            <w:pPr>
              <w:rPr/>
            </w:pPr>
            <w:r>
              <w:rPr>
                <w:sz w:val="20"/>
                <w:szCs w:val="20"/>
                <w:rtl w:val="0"/>
              </w:rPr>
              <w:t xml:space="preserve">Mecánica que permite cambiar el tipo de un Pokémon una vez por combate.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E">
            <w:pPr>
              <w:rPr/>
            </w:pPr>
            <w:r>
              <w:rPr>
                <w:sz w:val="20"/>
                <w:szCs w:val="20"/>
                <w:rtl w:val="0"/>
              </w:rPr>
              <w:t xml:space="preserve">Token CLS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F">
            <w:pPr>
              <w:rPr/>
            </w:pPr>
            <w:r>
              <w:rPr>
                <w:sz w:val="20"/>
                <w:szCs w:val="20"/>
                <w:rtl w:val="0"/>
              </w:rPr>
              <w:t xml:space="preserve">Ficha especial de resumen que condensa la información del conjunto.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0">
            <w:pPr>
              <w:rPr/>
            </w:pPr>
            <w:r>
              <w:rPr>
                <w:sz w:val="20"/>
                <w:szCs w:val="20"/>
                <w:rtl w:val="0"/>
              </w:rPr>
              <w:t xml:space="preserve">Transformer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1">
            <w:pPr>
              <w:rPr/>
            </w:pPr>
            <w:r>
              <w:rPr>
                <w:sz w:val="20"/>
                <w:szCs w:val="20"/>
                <w:rtl w:val="0"/>
              </w:rPr>
              <w:t xml:space="preserve">Arquitectura de red basada en mecanismos de atención.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2">
            <w:pPr>
              <w:rPr/>
            </w:pPr>
            <w:r>
              <w:rPr>
                <w:sz w:val="20"/>
                <w:szCs w:val="20"/>
                <w:rtl w:val="0"/>
              </w:rPr>
              <w:t xml:space="preserve">VGC</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3">
            <w:pPr>
              <w:rPr/>
            </w:pPr>
            <w:r>
              <w:rPr>
                <w:sz w:val="20"/>
                <w:szCs w:val="20"/>
                <w:rtl w:val="0"/>
              </w:rPr>
              <w:t xml:space="preserve">Video Game Championships; formato competitivo oficial de combates dobles.</w:t>
            </w:r>
            <w:r>
              <w:rPr>
                <w:rtl w:val="0"/>
              </w:rPr>
            </w:r>
          </w:p>
        </w:tc>
      </w:tr>
    </w:tbl>
    <w:p w:rsidR="00000000" w:rsidDel="00000000" w:rsidP="00000000" w:rsidRDefault="00000000" w:rsidRPr="00000000" w14:paraId="000000C4">
      <w:pPr>
        <w:pStyle w:val="Heading1"/>
        <w:pageBreakBefore w:val="1"/>
        <w:rPr>
          <w:color w:val="000000"/>
        </w:rPr>
      </w:pPr>
      <w:bookmarkStart w:colFirst="0" w:colLast="0" w:name="_heading=h.kfxaohtyam2b" w:id="18"/>
      <w:bookmarkEnd w:id="18"/>
      <w:r>
        <w:rPr>
          <w:color w:val="000000"/>
          <w:rtl w:val="0"/>
        </w:rPr>
        <w:t xml:space="preserve">1. Introducción</w:t>
      </w:r>
    </w:p>
    <w:p w:rsidR="00000000" w:rsidDel="00000000" w:rsidP="00000000" w:rsidRDefault="00000000" w:rsidRPr="00000000" w14:paraId="000000C5">
      <w:pPr>
        <w:spacing w:after="160" w:line="276" w:lineRule="auto"/>
        <w:jc w:val="both"/>
        <w:rPr/>
      </w:pPr>
      <w:r>
        <w:rPr>
          <w:rtl w:val="0"/>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rsidR="00000000" w:rsidDel="00000000" w:rsidP="00000000" w:rsidRDefault="00000000" w:rsidRPr="00000000" w14:paraId="000000C6">
      <w:pPr>
        <w:spacing w:after="160" w:line="276" w:lineRule="auto"/>
        <w:jc w:val="both"/>
        <w:rPr/>
      </w:pPr>
      <w:r>
        <w:rPr>
          <w:rtl w:val="0"/>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los combates dobles, la necesidad de coordinar dos criaturas a la vez. Esta combinación de factores plantea un reto de gran riqueza estratégica.</w:t>
      </w:r>
    </w:p>
    <w:p w:rsidR="00000000" w:rsidDel="00000000" w:rsidP="00000000" w:rsidRDefault="00000000" w:rsidRPr="00000000" w14:paraId="000000C7">
      <w:pPr>
        <w:spacing w:after="160" w:line="276" w:lineRule="auto"/>
        <w:jc w:val="both"/>
        <w:rPr/>
      </w:pPr>
      <w:r>
        <w:rPr>
          <w:rtl w:val="0"/>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rsidR="00000000" w:rsidDel="00000000" w:rsidP="00000000" w:rsidRDefault="00000000" w:rsidRPr="00000000" w14:paraId="000000C8">
      <w:pPr>
        <w:pStyle w:val="Heading2"/>
        <w:rPr>
          <w:b w:val="1"/>
          <w:bCs w:val="1"/>
          <w:sz w:val="26"/>
          <w:szCs w:val="26"/>
          <w:shd w:fill="c6c6c6" w:val="clear"/>
        </w:rPr>
      </w:pPr>
      <w:bookmarkStart w:colFirst="0" w:colLast="0" w:name="_heading=h.8ie2up9bgcgf" w:id="19"/>
      <w:bookmarkEnd w:id="19"/>
      <w:r>
        <w:rPr>
          <w:color w:val="000000"/>
          <w:rtl w:val="0"/>
        </w:rPr>
        <w:t xml:space="preserve">1.1. Parte grupal - Hortensia Studios</w:t>
      </w:r>
      <w:r>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Se trata de un título Free-to-Play para dispositivos móviles (Android) con perspectiva isométrica 2D y orientación vertical. La estructura de juego se organiza en torno a tres zonas diferenciadas que conectan a través de un área central:</w:t>
      </w:r>
      <w:r>
        <w:rPr>
          <w:shd w:fill="c6c6c6" w:val="clear"/>
          <w:rtl w:val="0"/>
        </w:rPr>
        <w:t xml:space="preserve"> </w:t>
      </w:r>
    </w:p>
    <w:p w:rsidR="00000000" w:rsidDel="00000000" w:rsidP="00000000" w:rsidRDefault="00000000" w:rsidRPr="00000000" w14:paraId="000000CA">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Exploración y Domesticación (Zona Inferior):</w:t>
      </w:r>
      <w:r>
        <w:rPr>
          <w:rtl w:val="0"/>
        </w:rPr>
        <w:t xml:space="preserve"> La jugabilidad principal gira en torno a la exploración de islas para recolectar recursos y domesticar aves mediante un minijuego de memoria auditiva y visual de tipo musical.</w:t>
      </w:r>
      <w:r>
        <w:rPr>
          <w:shd w:fill="c6c6c6" w:val="clear"/>
          <w:rtl w:val="0"/>
        </w:rPr>
        <w:t xml:space="preserve"> </w:t>
      </w:r>
    </w:p>
    <w:p w:rsidR="00000000" w:rsidDel="00000000" w:rsidP="00000000" w:rsidRDefault="00000000" w:rsidRPr="00000000" w14:paraId="000000CB">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Gestión y Personalización (Zona Central):</w:t>
      </w:r>
      <w:r>
        <w:rPr>
          <w:rtl w:val="0"/>
        </w:rPr>
        <w:t xml:space="preserve"> El jugador administra su base en un globo aerostático, desde donde accede a menús de edición, tiendas y colecciones de objetos que funcionan como "pegatinas" decorativas.</w:t>
      </w:r>
      <w:r>
        <w:rPr>
          <w:shd w:fill="c6c6c6" w:val="clear"/>
          <w:rtl w:val="0"/>
        </w:rPr>
        <w:t xml:space="preserve"> </w:t>
      </w:r>
    </w:p>
    <w:p w:rsidR="00000000" w:rsidDel="00000000" w:rsidP="00000000" w:rsidRDefault="00000000" w:rsidRPr="00000000" w14:paraId="000000CC">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Recolección de Energía (Zona Superior):</w:t>
      </w:r>
      <w:r>
        <w:rPr>
          <w:rtl w:val="0"/>
        </w:rPr>
        <w:t xml:space="preserve"> Un minijuego musical inspirado en el clásico "Simón dice" permite conseguir la energía necesaria para llevar a cabo nuevas exploraciones.</w:t>
      </w:r>
      <w:r>
        <w:rPr>
          <w:shd w:fill="c6c6c6" w:val="clear"/>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economía del juego se basa en Soft Currency para mejoras, Hard Currency para elementos premium, y sistemas de Energía que regulan el ritmo de juego.</w:t>
      </w:r>
      <w:r>
        <w:rPr>
          <w:shd w:fill="c6c6c6" w:val="clear"/>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La narrativa sitúa al jugador como un protagonista impulsado por la curiosidad y el deseo de explorar el mundo desde las alturas. Desde su globo aerostático, el personaje recorre el cielo descubriendo distintos biomas, Primavera, Verano, Otoño, Invierno y Especiales, que modifican tanto la estética como la disponibilidad de recursos. La progresión se apoya en el aprendizaje de sonidos e instrumentos para facilitar la conexión y domesticación de diversas especies de aves que acompañan al globo en su travesía.</w:t>
      </w:r>
      <w:r>
        <w:rPr>
          <w:shd w:fill="c6c6c6" w:val="clear"/>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i w:val="1"/>
          <w:iCs w:val="1"/>
        </w:rPr>
      </w:pPr>
      <w:r>
        <w:rPr>
          <w:rtl w:val="0"/>
        </w:rPr>
        <w:t xml:space="preserve">El proyecto se enmarca dentro del mercado de juegos casuales para móvil, orientado a jugadores que buscan una experiencia de exploración tranquila combinada con retos de habilidad musical y memoria. Su estética colorida y sus mecánicas de colección lo hacen accesible a un público amplio que valora la personalización y la progresión a largo plazo a través de la domesticación de criaturas y el desbloqueo de nuevos entornos.</w:t>
      </w:r>
      <w:r>
        <w:rPr>
          <w:shd w:fill="c6c6c6" w:val="clear"/>
          <w:rtl w:val="0"/>
        </w:rPr>
        <w:t xml:space="preserve"> </w:t>
      </w:r>
      <w:r>
        <w:rPr>
          <w:rtl w:val="0"/>
        </w:rPr>
      </w:r>
    </w:p>
    <w:p w:rsidR="00000000" w:rsidDel="00000000" w:rsidP="00000000" w:rsidRDefault="00000000" w:rsidRPr="00000000" w14:paraId="000000D0">
      <w:pPr>
        <w:pStyle w:val="Heading2"/>
        <w:rPr>
          <w:color w:val="000000"/>
        </w:rPr>
      </w:pPr>
      <w:bookmarkStart w:colFirst="0" w:colLast="0" w:name="_heading=h.cc8zvbz2f8w" w:id="20"/>
      <w:bookmarkEnd w:id="20"/>
      <w:r>
        <w:rPr>
          <w:color w:val="000000"/>
          <w:rtl w:val="0"/>
        </w:rPr>
        <w:t xml:space="preserve">1.2. Parte individual</w:t>
      </w:r>
    </w:p>
    <w:p w:rsidR="00000000" w:rsidDel="00000000" w:rsidP="00000000" w:rsidRDefault="00000000" w:rsidRPr="00000000" w14:paraId="000000D1">
      <w:pPr>
        <w:spacing w:after="160" w:line="276" w:lineRule="auto"/>
        <w:jc w:val="both"/>
        <w:rPr/>
      </w:pPr>
      <w:r>
        <w:rPr>
          <w:rtl w:val="0"/>
        </w:rPr>
        <w:t xml:space="preserve">El trabajo individual recogido en esta memoria se centra en la programación de inteligencia artificial mediante aprendizaje por refuerzo. En concreto, la labor desarrollada por el autor abordó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rsidR="00000000" w:rsidDel="00000000" w:rsidP="00000000" w:rsidRDefault="00000000" w:rsidRPr="00000000" w14:paraId="000000D2">
      <w:pPr>
        <w:spacing w:after="160" w:line="276" w:lineRule="auto"/>
        <w:jc w:val="both"/>
        <w:rPr/>
      </w:pPr>
      <w:r>
        <w:rPr>
          <w:rtl w:val="0"/>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formato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rsidR="00000000" w:rsidDel="00000000" w:rsidP="00000000" w:rsidRDefault="00000000" w:rsidRPr="00000000" w14:paraId="000000D3">
      <w:pPr>
        <w:spacing w:after="160" w:line="276" w:lineRule="auto"/>
        <w:jc w:val="both"/>
        <w:rPr/>
      </w:pPr>
      <w:r>
        <w:rPr>
          <w:rtl w:val="0"/>
        </w:rPr>
        <w:t xml:space="preserve">En el marco del proyecto grupal Cloud Wander, desarrollado junto con el equipo Hortensia Studios, se asumió también la programación de diversas mecánicas del videojuego: la implementación del minijuego de memoria musical tipo "Simón dice" en sus dos variantes —la versión vinculada a la domesticación de aves en el mapa procedural isométrico y la versión infinita para la zona de recarga de energía—, la carga de datos de aves desde ficheros CSV, la incorporación de animaciones en la interfaz de usuario y la corrección de varios errores de ejecución, entre ellos la ausencia de bloqueo del mapa durante el minijuego y la falta de visualización de sprites de aves tanto en la pantalla del minijuego como en la colección del menú.</w:t>
      </w:r>
    </w:p>
    <w:p w:rsidR="00000000" w:rsidDel="00000000" w:rsidP="00000000" w:rsidRDefault="00000000" w:rsidRPr="00000000" w14:paraId="000000D4">
      <w:pPr>
        <w:spacing w:after="160" w:line="276" w:lineRule="auto"/>
        <w:jc w:val="both"/>
        <w:rPr/>
      </w:pPr>
      <w:r>
        <w:rPr>
          <w:rtl w:val="0"/>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r>
    </w:p>
    <w:p w:rsidR="00000000" w:rsidDel="00000000" w:rsidP="00000000" w:rsidRDefault="00000000" w:rsidRPr="00000000" w14:paraId="000000D5">
      <w:pPr>
        <w:spacing w:after="160" w:line="276" w:lineRule="auto"/>
        <w:jc w:val="both"/>
        <w:rPr/>
      </w:pPr>
      <w:r>
        <w:rPr>
          <w:rtl w:val="0"/>
        </w:rPr>
        <w:br w:type="textWrapping"/>
      </w:r>
      <w:r>
        <w:rPr>
          <w:b w:val="1"/>
          <w:bCs w:val="1"/>
          <w:rtl w:val="0"/>
        </w:rPr>
        <w:t xml:space="preserve">Convenios de redacción. </w:t>
      </w:r>
      <w:r>
        <w:rPr>
          <w:rtl w:val="0"/>
        </w:rPr>
        <w:t xml:space="preserve">A lo largo de la memoria, los nombres de ficheros, identificadores de código, formatos de combate y comandos se escriben en </w:t>
      </w:r>
      <w:r>
        <w:rPr>
          <w:i w:val="1"/>
          <w:iCs w:val="1"/>
          <w:rtl w:val="0"/>
        </w:rPr>
        <w:t xml:space="preserve">cursiva o en tipografía monoespaciada</w:t>
      </w:r>
      <w:r>
        <w:rPr>
          <w:rtl w:val="0"/>
        </w:rPr>
        <w:t xml:space="preserve">. Los términos técnicos en inglés ampliamente aceptados en la disciplina (por ejemplo, </w:t>
      </w:r>
      <w:r>
        <w:rPr>
          <w:i w:val="1"/>
          <w:iCs w:val="1"/>
          <w:rtl w:val="0"/>
        </w:rPr>
        <w:t xml:space="preserve">reinforcement learning</w:t>
      </w:r>
      <w:r>
        <w:rPr>
          <w:rtl w:val="0"/>
        </w:rPr>
        <w:t xml:space="preserve"> o </w:t>
      </w:r>
      <w:r>
        <w:rPr>
          <w:i w:val="1"/>
          <w:iCs w:val="1"/>
          <w:rtl w:val="0"/>
        </w:rPr>
        <w:t xml:space="preserve">self-play</w:t>
      </w:r>
      <w:r>
        <w:rPr>
          <w:rtl w:val="0"/>
        </w:rPr>
        <w:t xml:space="preserve">) se mantienen en su idioma original y se definen la primera vez que aparecen. La memoria se redacta en un estilo impersonal, como es propio de este tipo de trabajos.</w:t>
      </w:r>
    </w:p>
    <w:p w:rsidR="00000000" w:rsidDel="00000000" w:rsidP="00000000" w:rsidRDefault="00000000" w:rsidRPr="00000000" w14:paraId="000000D6">
      <w:pPr>
        <w:spacing w:after="160" w:line="276" w:lineRule="auto"/>
        <w:jc w:val="both"/>
        <w:rPr/>
      </w:pPr>
      <w:r>
        <w:rPr>
          <w:rtl w:val="0"/>
        </w:rPr>
      </w:r>
    </w:p>
    <w:p w:rsidR="00000000" w:rsidDel="00000000" w:rsidP="00000000" w:rsidRDefault="00000000" w:rsidRPr="00000000" w14:paraId="000000D7">
      <w:pPr>
        <w:pStyle w:val="Heading1"/>
        <w:pageBreakBefore w:val="1"/>
        <w:rPr>
          <w:color w:val="000000"/>
        </w:rPr>
      </w:pPr>
      <w:bookmarkStart w:colFirst="0" w:colLast="0" w:name="_heading=h.726oho8cf9zd" w:id="21"/>
      <w:bookmarkEnd w:id="21"/>
      <w:r>
        <w:rPr>
          <w:color w:val="000000"/>
          <w:rtl w:val="0"/>
        </w:rPr>
        <w:t xml:space="preserve">2. Objetivos generales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El objetivo principal del proyecto es diseñar y desarrollar un videojuego Free-to-Play para móvil que combine mecánicas de exploración y gestión con minijuegos musicales de memoria.</w:t>
      </w:r>
      <w:r>
        <w:rPr>
          <w:shd w:fill="c6c6c6" w:val="clear"/>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Pr>
          <w:rtl w:val="0"/>
        </w:rPr>
        <w:t xml:space="preserve">Para alcanzar esta meta, el equipo se ha propuesto los siguientes objetivos:</w:t>
      </w:r>
      <w:r>
        <w:rPr>
          <w:shd w:fill="c6c6c6" w:val="clear"/>
          <w:rtl w:val="0"/>
        </w:rPr>
        <w:t xml:space="preserve"> </w:t>
      </w:r>
    </w:p>
    <w:p w:rsidR="00000000" w:rsidDel="00000000" w:rsidP="00000000" w:rsidRDefault="00000000" w:rsidRPr="00000000" w14:paraId="000000DA">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Estructura de juego en tres zonas funcionales:</w:t>
      </w:r>
      <w:r>
        <w:rPr>
          <w:rtl w:val="0"/>
        </w:rPr>
        <w:t xml:space="preserve"> Diseñar e implementar una división en zonas —Superior, Central e Inferior— que garantice un flujo de juego cíclico y equilibrado entre la gestión y la acción.</w:t>
      </w:r>
      <w:r>
        <w:rPr>
          <w:shd w:fill="c6c6c6" w:val="clear"/>
          <w:rtl w:val="0"/>
        </w:rPr>
        <w:t xml:space="preserve"> </w:t>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Sistema de domesticación rítmica:</w:t>
      </w:r>
      <w:r>
        <w:rPr>
          <w:rtl w:val="0"/>
        </w:rPr>
        <w:t xml:space="preserve"> Desarrollar un sistema de domesticación de criaturas basado en mecánicas rítmicas y de memoria auditiva y visual, con una dificultad que escale de forma orgánica mediante Scriptable Objects.</w:t>
      </w:r>
      <w:r>
        <w:rPr>
          <w:shd w:fill="c6c6c6" w:val="clear"/>
          <w:rtl w:val="0"/>
        </w:rPr>
        <w:t xml:space="preserve"> </w:t>
      </w:r>
    </w:p>
    <w:p w:rsidR="00000000" w:rsidDel="00000000" w:rsidP="00000000" w:rsidRDefault="00000000" w:rsidRPr="00000000" w14:paraId="000000DC">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Progresión por biomas:</w:t>
      </w:r>
      <w:r>
        <w:rPr>
          <w:rtl w:val="0"/>
        </w:rPr>
        <w:t xml:space="preserve"> Establecer un sistema de progresión centrado en la exploración de biomas diferenciados —Primavera, Verano, Otoño e Invierno— donde la obtención de recursos esté condicionada por el entorno visitado.</w:t>
      </w:r>
      <w:r>
        <w:rPr>
          <w:shd w:fill="c6c6c6" w:val="clear"/>
          <w:rtl w:val="0"/>
        </w:rPr>
        <w:t xml:space="preserve"> </w:t>
      </w:r>
    </w:p>
    <w:p w:rsidR="00000000" w:rsidDel="00000000" w:rsidP="00000000" w:rsidRDefault="00000000" w:rsidRPr="00000000" w14:paraId="000000DD">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Economía de juego sostenible:</w:t>
      </w:r>
      <w:r>
        <w:rPr>
          <w:rtl w:val="0"/>
        </w:rPr>
        <w:t xml:space="preserve"> Crear una economía basada en dos divisas —Soft y Hard Currency— y sistemas de energía que regulen las sesiones de juego y favorezcan la retención del jugador.</w:t>
      </w:r>
      <w:r>
        <w:rPr>
          <w:shd w:fill="c6c6c6" w:val="clear"/>
          <w:rtl w:val="0"/>
        </w:rPr>
        <w:t xml:space="preserve"> </w:t>
      </w:r>
    </w:p>
    <w:p w:rsidR="00000000" w:rsidDel="00000000" w:rsidP="00000000" w:rsidRDefault="00000000" w:rsidRPr="00000000" w14:paraId="000000DE">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Generación procedural de islas:</w:t>
      </w:r>
      <w:r>
        <w:rPr>
          <w:rtl w:val="0"/>
        </w:rPr>
        <w:t xml:space="preserve"> Desarrollar un sistema de generación procedural en la zona de exploración para garantizar la rejugabilidad y permitir una distribución dinámica de recursos y puntos de interés según el bioma activo.</w:t>
      </w:r>
      <w:r>
        <w:rPr>
          <w:shd w:fill="c6c6c6" w:val="clear"/>
          <w:rtl w:val="0"/>
        </w:rPr>
        <w:t xml:space="preserve"> </w:t>
      </w:r>
    </w:p>
    <w:p w:rsidR="00000000" w:rsidDel="00000000" w:rsidP="00000000" w:rsidRDefault="00000000" w:rsidRPr="00000000" w14:paraId="000000DF">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Optimización de la experiencia móvil:</w:t>
      </w:r>
      <w:r>
        <w:rPr>
          <w:rtl w:val="0"/>
        </w:rPr>
        <w:t xml:space="preserve"> Asegurar una interacción táctil fluida en orientación vertical y una perspectiva isométrica 2D coherente, adaptada a dispositivos móviles.</w:t>
      </w:r>
      <w:r>
        <w:rPr>
          <w:shd w:fill="c6c6c6" w:val="clear"/>
          <w:rtl w:val="0"/>
        </w:rPr>
        <w:t xml:space="preserve"> </w:t>
      </w:r>
    </w:p>
    <w:p w:rsidR="00000000" w:rsidDel="00000000" w:rsidP="00000000" w:rsidRDefault="00000000" w:rsidRPr="00000000" w14:paraId="000000E0">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Pr>
          <w:b w:val="1"/>
          <w:bCs w:val="1"/>
          <w:rtl w:val="0"/>
        </w:rPr>
        <w:t xml:space="preserve">Sistema de beneficios por colección:</w:t>
      </w:r>
      <w:r>
        <w:rPr>
          <w:rtl w:val="0"/>
        </w:rPr>
        <w:t xml:space="preserve"> Integrar un sistema de beneficios vinculado a la colección y nivel de las aves domesticadas, con el fin de potenciar el componente coleccionista del título. </w:t>
      </w:r>
      <w:r>
        <w:rPr>
          <w:shd w:fill="c6c6c6" w:val="clear"/>
          <w:rtl w:val="0"/>
        </w:rPr>
        <w:t xml:space="preserve"> </w:t>
      </w:r>
    </w:p>
    <w:p w:rsidR="00000000" w:rsidDel="00000000" w:rsidP="00000000" w:rsidRDefault="00000000" w:rsidRPr="00000000" w14:paraId="000000E1">
      <w:pPr>
        <w:spacing w:after="160" w:line="276" w:lineRule="auto"/>
        <w:jc w:val="both"/>
        <w:rPr>
          <w:i w:val="1"/>
          <w:iCs w:val="1"/>
        </w:rPr>
      </w:pPr>
      <w:r>
        <w:rPr>
          <w:rtl w:val="0"/>
        </w:rPr>
      </w:r>
    </w:p>
    <w:p w:rsidR="00000000" w:rsidDel="00000000" w:rsidP="00000000" w:rsidRDefault="00000000" w:rsidRPr="00000000" w14:paraId="000000E2">
      <w:pPr>
        <w:spacing w:after="160" w:line="276" w:lineRule="auto"/>
        <w:jc w:val="both"/>
        <w:rPr/>
      </w:pPr>
      <w:r>
        <w:rPr>
          <w:rtl w:val="0"/>
        </w:rPr>
        <w:t xml:space="preserve">A nivel individual, el objetivo general del trabajo es diseñar, entrenar y evaluar un agente de aprendizaje por refuerzo capaz de jugar combates de Pokémon de forma competente, con énfasis en el formato dobles VGC. Este objetivo general se concreta en los siguientes objetivos específicos, ordenados por relevancia:</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OE1. </w:t>
      </w:r>
      <w:r>
        <w:rPr>
          <w:rFonts w:ascii="Arial" w:cs="Arial" w:eastAsia="Arial" w:hAnsi="Arial"/>
          <w:b w:val="0"/>
          <w:bCs w:val="0"/>
          <w:i w:val="0"/>
          <w:iCs w:val="0"/>
          <w:smallCaps w:val="0"/>
          <w:strike w:val="0"/>
          <w:sz w:val="22"/>
          <w:szCs w:val="22"/>
          <w:u w:val="none"/>
          <w:shd w:fill="auto" w:val="clear"/>
          <w:vertAlign w:val="baseline"/>
          <w:rtl w:val="0"/>
        </w:rPr>
        <w:t xml:space="preserve">Construir un entorno de entrenamiento reproducible que conecte un agente de RL con un servidor local de Pokémon Showdown, compatible con la interfaz estándar Gymnasium y con el ecosistema Stable-Baselines3.</w:t>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OE2. </w:t>
      </w:r>
      <w:r>
        <w:rPr>
          <w:rFonts w:ascii="Arial" w:cs="Arial" w:eastAsia="Arial" w:hAnsi="Arial"/>
          <w:b w:val="0"/>
          <w:bCs w:val="0"/>
          <w:i w:val="0"/>
          <w:iCs w:val="0"/>
          <w:smallCaps w:val="0"/>
          <w:strike w:val="0"/>
          <w:sz w:val="22"/>
          <w:szCs w:val="22"/>
          <w:u w:val="none"/>
          <w:shd w:fill="auto" w:val="clear"/>
          <w:vertAlign w:val="baseline"/>
          <w:rtl w:val="0"/>
        </w:rPr>
        <w:t xml:space="preserve">Diseñar una representación del estado del combate (observación) suficientemente rica como para que el agente pueda razonar sobre tipos, efectividades, clima, terreno, estados alterados, estadísticas y prioridades.</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OE3. </w:t>
      </w:r>
      <w:r>
        <w:rPr>
          <w:rFonts w:ascii="Arial" w:cs="Arial" w:eastAsia="Arial" w:hAnsi="Arial"/>
          <w:b w:val="0"/>
          <w:bCs w:val="0"/>
          <w:i w:val="0"/>
          <w:iCs w:val="0"/>
          <w:smallCaps w:val="0"/>
          <w:strike w:val="0"/>
          <w:sz w:val="22"/>
          <w:szCs w:val="22"/>
          <w:u w:val="none"/>
          <w:shd w:fill="auto" w:val="clear"/>
          <w:vertAlign w:val="baseline"/>
          <w:rtl w:val="0"/>
        </w:rPr>
        <w:t xml:space="preserve">Implementar el entrenamiento mediante PPO con enmascaramiento de acciones, de modo que el agente solo considere jugadas legales en cada turno.</w:t>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OE4. </w:t>
      </w:r>
      <w:r>
        <w:rPr>
          <w:rFonts w:ascii="Arial" w:cs="Arial" w:eastAsia="Arial" w:hAnsi="Arial"/>
          <w:b w:val="0"/>
          <w:bCs w:val="0"/>
          <w:i w:val="0"/>
          <w:iCs w:val="0"/>
          <w:smallCaps w:val="0"/>
          <w:strike w:val="0"/>
          <w:sz w:val="22"/>
          <w:szCs w:val="22"/>
          <w:u w:val="none"/>
          <w:shd w:fill="auto" w:val="clear"/>
          <w:vertAlign w:val="baseline"/>
          <w:rtl w:val="0"/>
        </w:rPr>
        <w:t xml:space="preserve">Extender el agente desde combates individuales (singles) hasta combates dobles VGC, validando que la arquitectura generaliza al caso de dos Pokémon activos.</w:t>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OE5. </w:t>
      </w:r>
      <w:r>
        <w:rPr>
          <w:rFonts w:ascii="Arial" w:cs="Arial" w:eastAsia="Arial" w:hAnsi="Arial"/>
          <w:b w:val="0"/>
          <w:bCs w:val="0"/>
          <w:i w:val="0"/>
          <w:iCs w:val="0"/>
          <w:smallCaps w:val="0"/>
          <w:strike w:val="0"/>
          <w:sz w:val="22"/>
          <w:szCs w:val="22"/>
          <w:u w:val="none"/>
          <w:shd w:fill="auto" w:val="clear"/>
          <w:vertAlign w:val="baseline"/>
          <w:rtl w:val="0"/>
        </w:rPr>
        <w:t xml:space="preserve">Comparar dos arquitecturas de red (un perceptrón multicapa y un extractor basado en atención de tipo Transformer) y analizar su efecto sobre el rendimiento.</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OE6. </w:t>
      </w:r>
      <w:r>
        <w:rPr>
          <w:rFonts w:ascii="Arial" w:cs="Arial" w:eastAsia="Arial" w:hAnsi="Arial"/>
          <w:b w:val="0"/>
          <w:bCs w:val="0"/>
          <w:i w:val="0"/>
          <w:iCs w:val="0"/>
          <w:smallCaps w:val="0"/>
          <w:strike w:val="0"/>
          <w:sz w:val="22"/>
          <w:szCs w:val="22"/>
          <w:u w:val="none"/>
          <w:shd w:fill="auto" w:val="clear"/>
          <w:vertAlign w:val="baseline"/>
          <w:rtl w:val="0"/>
        </w:rPr>
        <w:t xml:space="preserve">Incorporar distintos regímenes de oponente durante el entrenamiento (aleatorio, heurístico y self-play) y permitir el enfrentamiento entre modelos entrenados.</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OE7. </w:t>
      </w:r>
      <w:r>
        <w:rPr>
          <w:rFonts w:ascii="Arial" w:cs="Arial" w:eastAsia="Arial" w:hAnsi="Arial"/>
          <w:b w:val="0"/>
          <w:bCs w:val="0"/>
          <w:i w:val="0"/>
          <w:iCs w:val="0"/>
          <w:smallCaps w:val="0"/>
          <w:strike w:val="0"/>
          <w:sz w:val="22"/>
          <w:szCs w:val="22"/>
          <w:u w:val="none"/>
          <w:shd w:fill="auto" w:val="clear"/>
          <w:vertAlign w:val="baseline"/>
          <w:rtl w:val="0"/>
        </w:rPr>
        <w:t xml:space="preserve">Evaluar cuantitativamente el agente mediante la tasa de victorias frente a oponentes de referencia y, a partir de ello, determinar si los objetivos anteriores se han alcanzado.</w:t>
      </w:r>
    </w:p>
    <w:p w:rsidR="00000000" w:rsidDel="00000000" w:rsidP="00000000" w:rsidRDefault="00000000" w:rsidRPr="00000000" w14:paraId="000000EA">
      <w:pPr>
        <w:spacing w:after="160" w:line="276" w:lineRule="auto"/>
        <w:jc w:val="both"/>
        <w:rPr/>
      </w:pPr>
      <w:r>
        <w:rPr>
          <w:rtl w:val="0"/>
        </w:rPr>
        <w:t xml:space="preserve">Cada uno de estos objetivos está formulado de manera que pueda responderse con un «sí» o un «no» al final del trabajo, y todos ellos están directamente conectados con los resultados expuestos en el apartado 6.</w:t>
      </w:r>
    </w:p>
    <w:p w:rsidR="00000000" w:rsidDel="00000000" w:rsidP="00000000" w:rsidRDefault="00000000" w:rsidRPr="00000000" w14:paraId="000000EB">
      <w:pPr>
        <w:pStyle w:val="Heading1"/>
        <w:pageBreakBefore w:val="1"/>
        <w:rPr>
          <w:color w:val="000000"/>
        </w:rPr>
      </w:pPr>
      <w:bookmarkStart w:colFirst="0" w:colLast="0" w:name="_heading=h.vfdlmtsoyral" w:id="22"/>
      <w:bookmarkEnd w:id="22"/>
      <w:r>
        <w:rPr>
          <w:color w:val="000000"/>
          <w:rtl w:val="0"/>
        </w:rPr>
        <w:t xml:space="preserve">3. Marco conceptual y contextual: el estado de la cuestión</w:t>
      </w:r>
    </w:p>
    <w:p w:rsidR="00000000" w:rsidDel="00000000" w:rsidP="00000000" w:rsidRDefault="00000000" w:rsidRPr="00000000" w14:paraId="000000EC">
      <w:pPr>
        <w:spacing w:after="160" w:line="276" w:lineRule="auto"/>
        <w:jc w:val="both"/>
        <w:rPr/>
      </w:pPr>
      <w:r>
        <w:rPr>
          <w:rtl w:val="0"/>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rsidR="00000000" w:rsidDel="00000000" w:rsidP="00000000" w:rsidRDefault="00000000" w:rsidRPr="00000000" w14:paraId="000000ED">
      <w:pPr>
        <w:pStyle w:val="Heading2"/>
        <w:rPr>
          <w:color w:val="000000"/>
        </w:rPr>
      </w:pPr>
      <w:bookmarkStart w:colFirst="0" w:colLast="0" w:name="_heading=h.21xbq0n1qj22" w:id="23"/>
      <w:bookmarkEnd w:id="23"/>
      <w:r>
        <w:rPr>
          <w:color w:val="000000"/>
          <w:rtl w:val="0"/>
        </w:rPr>
        <w:t xml:space="preserve">3.1. Inteligencia artificial y aprendizaje por refuerzo</w:t>
      </w:r>
    </w:p>
    <w:p w:rsidR="00000000" w:rsidDel="00000000" w:rsidP="00000000" w:rsidRDefault="00000000" w:rsidRPr="00000000" w14:paraId="000000EE">
      <w:pPr>
        <w:spacing w:after="160" w:line="276" w:lineRule="auto"/>
        <w:jc w:val="both"/>
        <w:rPr/>
      </w:pPr>
      <w:r>
        <w:rPr>
          <w:rtl w:val="0"/>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rsidR="00000000" w:rsidDel="00000000" w:rsidP="00000000" w:rsidRDefault="00000000" w:rsidRPr="00000000" w14:paraId="000000EF">
      <w:pPr>
        <w:spacing w:after="160" w:line="276" w:lineRule="auto"/>
        <w:jc w:val="both"/>
        <w:rPr/>
      </w:pPr>
      <w:r>
        <w:rPr>
          <w:rtl w:val="0"/>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rsidR="00000000" w:rsidDel="00000000" w:rsidP="00000000" w:rsidRDefault="00000000" w:rsidRPr="00000000" w14:paraId="000000F0">
      <w:pPr>
        <w:spacing w:after="160" w:line="276" w:lineRule="auto"/>
        <w:jc w:val="both"/>
        <w:rPr/>
      </w:pPr>
      <w:r>
        <w:rPr>
          <w:rtl w:val="0"/>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rsidR="00000000" w:rsidDel="00000000" w:rsidP="00000000" w:rsidRDefault="00000000" w:rsidRPr="00000000" w14:paraId="000000F1">
      <w:pPr>
        <w:spacing w:after="160" w:line="276" w:lineRule="auto"/>
        <w:jc w:val="both"/>
        <w:rPr/>
      </w:pPr>
      <w:r>
        <w:rPr>
          <w:rtl w:val="0"/>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rsidR="00000000" w:rsidDel="00000000" w:rsidP="00000000" w:rsidRDefault="00000000" w:rsidRPr="00000000" w14:paraId="000000F2">
      <w:pPr>
        <w:spacing w:after="160" w:line="276" w:lineRule="auto"/>
        <w:jc w:val="both"/>
        <w:rPr/>
      </w:pPr>
      <w:r>
        <w:rPr>
          <w:rtl w:val="0"/>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rsidR="00000000" w:rsidDel="00000000" w:rsidP="00000000" w:rsidRDefault="00000000" w:rsidRPr="00000000" w14:paraId="000000F3">
      <w:pPr>
        <w:spacing w:after="160" w:line="276" w:lineRule="auto"/>
        <w:jc w:val="both"/>
        <w:rPr/>
      </w:pPr>
      <w:r>
        <w:rPr>
          <w:rtl w:val="0"/>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rsidR="00000000" w:rsidDel="00000000" w:rsidP="00000000" w:rsidRDefault="00000000" w:rsidRPr="00000000" w14:paraId="000000F4">
      <w:pPr>
        <w:spacing w:after="160" w:line="276" w:lineRule="auto"/>
        <w:jc w:val="both"/>
        <w:rPr/>
      </w:pPr>
      <w:r>
        <w:rPr>
          <w:rtl w:val="0"/>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rsidR="00000000" w:rsidDel="00000000" w:rsidP="00000000" w:rsidRDefault="00000000" w:rsidRPr="00000000" w14:paraId="000000F5">
      <w:pPr>
        <w:spacing w:after="160" w:line="276" w:lineRule="auto"/>
        <w:jc w:val="both"/>
        <w:rPr/>
      </w:pPr>
      <w:r>
        <w:rPr>
          <w:rtl w:val="0"/>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rsidR="00000000" w:rsidDel="00000000" w:rsidP="00000000" w:rsidRDefault="00000000" w:rsidRPr="00000000" w14:paraId="000000F6">
      <w:pPr>
        <w:spacing w:after="160" w:line="276" w:lineRule="auto"/>
        <w:jc w:val="both"/>
        <w:rPr/>
      </w:pPr>
      <w:r>
        <w:rPr>
          <w:rtl w:val="0"/>
        </w:rPr>
        <w:t xml:space="preserve">Dentro del aprendizaje por refuerzo conviven varias familias de algoritmos. Los métodos basados en valor, como Q-Learning y su versión profunda Deep Q-Network (DQN) (Mnih et al., 2015), aprenden una función que estima la calidad de cada acción en cada estado y eligen la de mayor valor; funcionan bien en espacios de acciones discretos y reducidos, pero escalan peor cuando el número de acciones es muy grande o cuando interesa una política estocástica. Los métodos de gradiente de política, en cambio, optimizan directamente la política y se adaptan mejor a esos casos; su variante actor-crítico —que añade un crítico para estimar el valor y reducir la varianza del aprendizaje— incluye algoritmos como Advantage Actor-Critic (A2C) y el propio PPO.</w:t>
      </w:r>
    </w:p>
    <w:p w:rsidR="00000000" w:rsidDel="00000000" w:rsidP="00000000" w:rsidRDefault="00000000" w:rsidRPr="00000000" w14:paraId="000000F7">
      <w:pPr>
        <w:spacing w:after="160" w:line="276" w:lineRule="auto"/>
        <w:jc w:val="both"/>
        <w:rPr/>
      </w:pPr>
      <w:r>
        <w:rPr>
          <w:rtl w:val="0"/>
        </w:rPr>
        <w:t xml:space="preserve">Para este trabajo se eligió PPO frente a esas alternativas por varias razones. En primer lugar, por su estabilidad: el recorte (clipping) de la función objetivo evita las actualizaciones bruscas que hacen diverger al gradiente de política puro o al A2C clásico. En segundo lugar, por su buen comportamiento en espacios de acciones discretos pero amplios, como el de los combates dobles, donde un método basado en valor como DQN resultaría poco práctico. En tercer lugar, por su compatibilidad con el enmascaramiento de acciones a través de la variante MaskablePPO, imprescindible para impedir jugadas ilegales (véase el apartado 5.3). Y, por último, por estar disponible como una implementación contrastada y bien documentada en Stable-Baselines3, lo que reduce el riesgo de errores sutiles y permite centrar el esfuerzo en lo específico del dominio. Por todo ello, PPO con enmascaramiento de acciones constituye la base algorítmica del agente.</w:t>
      </w:r>
    </w:p>
    <w:p w:rsidR="00000000" w:rsidDel="00000000" w:rsidP="00000000" w:rsidRDefault="00000000" w:rsidRPr="00000000" w14:paraId="000000F8">
      <w:pPr>
        <w:pStyle w:val="Heading2"/>
        <w:rPr>
          <w:color w:val="000000"/>
        </w:rPr>
      </w:pPr>
      <w:bookmarkStart w:colFirst="0" w:colLast="0" w:name="_heading=h.nh4jqzv94n24" w:id="24"/>
      <w:bookmarkEnd w:id="24"/>
      <w:r>
        <w:rPr>
          <w:color w:val="000000"/>
          <w:rtl w:val="0"/>
        </w:rPr>
        <w:t xml:space="preserve">3.2. Aprendizaje por refuerzo en videojuegos</w:t>
      </w:r>
    </w:p>
    <w:p w:rsidR="00000000" w:rsidDel="00000000" w:rsidP="00000000" w:rsidRDefault="00000000" w:rsidRPr="00000000" w14:paraId="000000F9">
      <w:pPr>
        <w:spacing w:after="160" w:line="276" w:lineRule="auto"/>
        <w:jc w:val="both"/>
        <w:rPr/>
      </w:pPr>
      <w:r>
        <w:rPr>
          <w:rtl w:val="0"/>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rsidR="00000000" w:rsidDel="00000000" w:rsidP="00000000" w:rsidRDefault="00000000" w:rsidRPr="00000000" w14:paraId="000000FA">
      <w:pPr>
        <w:spacing w:after="160" w:line="276" w:lineRule="auto"/>
        <w:jc w:val="both"/>
        <w:rPr/>
      </w:pPr>
      <w:r>
        <w:rPr>
          <w:rtl w:val="0"/>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rsidR="00000000" w:rsidDel="00000000" w:rsidP="00000000" w:rsidRDefault="00000000" w:rsidRPr="00000000" w14:paraId="000000FB">
      <w:pPr>
        <w:spacing w:after="160" w:line="276" w:lineRule="auto"/>
        <w:jc w:val="both"/>
        <w:rPr/>
      </w:pPr>
      <w:r>
        <w:rPr>
          <w:rtl w:val="0"/>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los distintos regímenes de oponente explorados en este trabajo (rival aleatorio, heurístico y self-play).</w:t>
      </w:r>
    </w:p>
    <w:p w:rsidR="00000000" w:rsidDel="00000000" w:rsidP="00000000" w:rsidRDefault="00000000" w:rsidRPr="00000000" w14:paraId="000000FC">
      <w:pPr>
        <w:pStyle w:val="Heading2"/>
        <w:rPr>
          <w:color w:val="000000"/>
        </w:rPr>
      </w:pPr>
      <w:bookmarkStart w:colFirst="0" w:colLast="0" w:name="_heading=h.npq8gl614rg8" w:id="25"/>
      <w:bookmarkEnd w:id="25"/>
      <w:r>
        <w:rPr>
          <w:color w:val="000000"/>
          <w:rtl w:val="0"/>
        </w:rPr>
        <w:t xml:space="preserve">3.3. Pokémon como dominio de IA y el competitivo VGC</w:t>
      </w:r>
    </w:p>
    <w:p w:rsidR="00000000" w:rsidDel="00000000" w:rsidP="00000000" w:rsidRDefault="00000000" w:rsidRPr="00000000" w14:paraId="000000FD">
      <w:pPr>
        <w:spacing w:after="160" w:line="276" w:lineRule="auto"/>
        <w:jc w:val="both"/>
        <w:rPr/>
      </w:pPr>
      <w:r>
        <w:rPr>
          <w:rtl w:val="0"/>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rsidR="00000000" w:rsidDel="00000000" w:rsidP="00000000" w:rsidRDefault="00000000" w:rsidRPr="00000000" w14:paraId="000000FE">
      <w:pPr>
        <w:spacing w:after="160" w:line="276" w:lineRule="auto"/>
        <w:jc w:val="both"/>
        <w:rPr/>
      </w:pPr>
      <w:r>
        <w:rPr>
          <w:rtl w:val="0"/>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rsidR="00000000" w:rsidDel="00000000" w:rsidP="00000000" w:rsidRDefault="00000000" w:rsidRPr="00000000" w14:paraId="000000FF">
      <w:pPr>
        <w:spacing w:after="160" w:line="276" w:lineRule="auto"/>
        <w:jc w:val="both"/>
        <w:rPr/>
      </w:pPr>
      <w:r>
        <w:rPr>
          <w:rtl w:val="0"/>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 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rsidR="00000000" w:rsidDel="00000000" w:rsidP="00000000" w:rsidRDefault="00000000" w:rsidRPr="00000000" w14:paraId="00000100">
      <w:pPr>
        <w:spacing w:after="160" w:line="276" w:lineRule="auto"/>
        <w:jc w:val="both"/>
        <w:rPr/>
      </w:pPr>
      <w:r>
        <w:rPr>
          <w:rtl w:val="0"/>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 En el ámbito específico del VGC, el proyecto VGC-Bench (Angliss, 2026) propone un conjunto de herramientas y modelos de referencia para entrenar y evaluar agentes mediante distintos paradigmas (self-play, fictitious play, double oracle) e incluye un fork del servidor de Showdown con correcciones de estabilidad. Este proyecto constituye el principal referente del presente trabajo.</w:t>
      </w:r>
    </w:p>
    <w:p w:rsidR="00000000" w:rsidDel="00000000" w:rsidP="00000000" w:rsidRDefault="00000000" w:rsidRPr="00000000" w14:paraId="00000101">
      <w:pPr>
        <w:pStyle w:val="Heading2"/>
        <w:rPr>
          <w:color w:val="000000"/>
        </w:rPr>
      </w:pPr>
      <w:bookmarkStart w:colFirst="0" w:colLast="0" w:name="_heading=h.pfmrv9jafez1" w:id="26"/>
      <w:bookmarkEnd w:id="26"/>
      <w:r>
        <w:rPr>
          <w:color w:val="000000"/>
          <w:rtl w:val="0"/>
        </w:rPr>
        <w:t xml:space="preserve">3.4. Herramientas y trabajos de referencia</w:t>
      </w:r>
    </w:p>
    <w:p w:rsidR="00000000" w:rsidDel="00000000" w:rsidP="00000000" w:rsidRDefault="00000000" w:rsidRPr="00000000" w14:paraId="00000102">
      <w:pPr>
        <w:spacing w:after="160" w:line="276" w:lineRule="auto"/>
        <w:jc w:val="both"/>
        <w:rPr/>
      </w:pPr>
      <w:r>
        <w:rPr>
          <w:rtl w:val="0"/>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rsidR="00000000" w:rsidDel="00000000" w:rsidP="00000000" w:rsidRDefault="00000000" w:rsidRPr="00000000" w14:paraId="00000103">
      <w:pPr>
        <w:spacing w:after="160" w:line="276" w:lineRule="auto"/>
        <w:jc w:val="both"/>
        <w:rPr/>
      </w:pPr>
      <w:r>
        <w:rPr>
          <w:rtl w:val="0"/>
        </w:rPr>
        <w:t xml:space="preserve">Sobre Pokémon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rsidR="00000000" w:rsidDel="00000000" w:rsidP="00000000" w:rsidRDefault="00000000" w:rsidRPr="00000000" w14:paraId="00000104">
      <w:pPr>
        <w:spacing w:after="160" w:line="276" w:lineRule="auto"/>
        <w:jc w:val="both"/>
        <w:rPr/>
      </w:pPr>
      <w:r>
        <w:rPr>
          <w:rtl w:val="0"/>
        </w:rPr>
        <w:t xml:space="preserve">En el ámbito específico del VGC, el proyecto VGC-Bench (Angliss, 2026) constituye el principal referente. Propone un conjunto de herramientas, modelos preentrenados y protocolos de evaluación para entrenar agentes mediante distintos paradigmas de aprendizaje por refuerzo (self-play puro, juego ficticio, doble oráculo y entrenamiento frente a un explotador), e incluye una arquitectura de política basada en atención y un fork del servidor de Showdown con correcciones de estabilidad. El presente trabajo se inspira en sus ideas —en particular en el enfoque basado en atención y en el uso de su servidor adaptado— aunque desarrolla una implementación propia y a menor escala.</w:t>
      </w:r>
    </w:p>
    <w:p w:rsidR="00000000" w:rsidDel="00000000" w:rsidP="00000000" w:rsidRDefault="00000000" w:rsidRPr="00000000" w14:paraId="00000105">
      <w:pPr>
        <w:spacing w:after="160" w:line="276" w:lineRule="auto"/>
        <w:jc w:val="both"/>
        <w:rPr/>
      </w:pPr>
      <w:r>
        <w:rPr>
          <w:rtl w:val="0"/>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rsidR="00000000" w:rsidDel="00000000" w:rsidP="00000000" w:rsidRDefault="00000000" w:rsidRPr="00000000" w14:paraId="00000106">
      <w:pPr>
        <w:spacing w:after="160" w:line="276" w:lineRule="auto"/>
        <w:jc w:val="both"/>
        <w:rPr/>
      </w:pPr>
      <w:r>
        <w:rPr>
          <w:rtl w:val="0"/>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rsidR="00000000" w:rsidDel="00000000" w:rsidP="00000000" w:rsidRDefault="00000000" w:rsidRPr="00000000" w14:paraId="00000107">
      <w:pPr>
        <w:spacing w:after="160" w:line="276" w:lineRule="auto"/>
        <w:jc w:val="both"/>
        <w:rPr/>
      </w:pPr>
      <w:r>
        <w:rPr>
          <w:rtl w:val="0"/>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rsidR="00000000" w:rsidDel="00000000" w:rsidP="00000000" w:rsidRDefault="00000000" w:rsidRPr="00000000" w14:paraId="00000108">
      <w:pPr>
        <w:spacing w:after="160" w:line="276" w:lineRule="auto"/>
        <w:jc w:val="both"/>
        <w:rPr/>
      </w:pPr>
      <w:r>
        <w:rPr>
          <w:rtl w:val="0"/>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—por ejemplo, la arquitectura MLP frente a la Transformer, o los distintos regímenes de oponente— y detectar de forma temprana entrenamientos estancados o inestables.</w:t>
      </w:r>
    </w:p>
    <w:p w:rsidR="00000000" w:rsidDel="00000000" w:rsidP="00000000" w:rsidRDefault="00000000" w:rsidRPr="00000000" w14:paraId="00000109">
      <w:pPr>
        <w:spacing w:after="160" w:line="276" w:lineRule="auto"/>
        <w:jc w:val="both"/>
        <w:rPr/>
      </w:pPr>
      <w:r>
        <w:rPr>
          <w:rtl w:val="0"/>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La elección de este conjunto, frente a programar los componentes desde cero, se justifica por su madurez, su amplia adopción en la comunidad y la reproducibilidad que ofrece al fijar versiones concretas de cada dependencia.</w:t>
      </w:r>
    </w:p>
    <w:p w:rsidR="00000000" w:rsidDel="00000000" w:rsidP="00000000" w:rsidRDefault="00000000" w:rsidRPr="00000000" w14:paraId="0000010A">
      <w:pPr>
        <w:spacing w:after="160" w:line="276" w:lineRule="auto"/>
        <w:jc w:val="both"/>
        <w:rPr/>
      </w:pPr>
      <w:r>
        <w:rPr>
          <w:rtl w:val="0"/>
        </w:rPr>
      </w:r>
    </w:p>
    <w:p w:rsidR="00000000" w:rsidDel="00000000" w:rsidP="00000000" w:rsidRDefault="00000000" w:rsidRPr="00000000" w14:paraId="0000010B">
      <w:pPr>
        <w:pStyle w:val="Heading2"/>
        <w:rPr>
          <w:color w:val="000000"/>
        </w:rPr>
      </w:pPr>
      <w:bookmarkStart w:colFirst="0" w:colLast="0" w:name="_heading=h.6e1idyxrfv7" w:id="27"/>
      <w:bookmarkEnd w:id="27"/>
      <w:r>
        <w:rPr>
          <w:color w:val="000000"/>
          <w:rtl w:val="0"/>
        </w:rPr>
        <w:t xml:space="preserve">3.5. Síntesis y hueco detectado</w:t>
      </w:r>
    </w:p>
    <w:p w:rsidR="00000000" w:rsidDel="00000000" w:rsidP="00000000" w:rsidRDefault="00000000" w:rsidRPr="00000000" w14:paraId="0000010C">
      <w:pPr>
        <w:spacing w:after="160" w:line="276" w:lineRule="auto"/>
        <w:jc w:val="both"/>
        <w:rPr/>
      </w:pPr>
      <w:r>
        <w:rPr>
          <w:rtl w:val="0"/>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rsidR="00000000" w:rsidDel="00000000" w:rsidP="00000000" w:rsidRDefault="00000000" w:rsidRPr="00000000" w14:paraId="0000010D">
      <w:pPr>
        <w:spacing w:after="160" w:line="276" w:lineRule="auto"/>
        <w:jc w:val="both"/>
        <w:rPr/>
      </w:pPr>
      <w:r>
        <w:rPr>
          <w:rtl w:val="0"/>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w:t>
      </w:r>
    </w:p>
    <w:p w:rsidR="00000000" w:rsidDel="00000000" w:rsidP="00000000" w:rsidRDefault="00000000" w:rsidRPr="00000000" w14:paraId="0000010E">
      <w:pPr>
        <w:pStyle w:val="Heading1"/>
        <w:pageBreakBefore w:val="1"/>
        <w:rPr>
          <w:color w:val="000000"/>
        </w:rPr>
      </w:pPr>
      <w:bookmarkStart w:colFirst="0" w:colLast="0" w:name="_heading=h.mdrq7086l4my" w:id="28"/>
      <w:bookmarkEnd w:id="28"/>
      <w:r>
        <w:rPr>
          <w:color w:val="000000"/>
          <w:rtl w:val="0"/>
        </w:rPr>
        <w:t xml:space="preserve">4. Metodología de la investigación</w:t>
      </w:r>
    </w:p>
    <w:p w:rsidR="00000000" w:rsidDel="00000000" w:rsidP="00000000" w:rsidRDefault="00000000" w:rsidRPr="00000000" w14:paraId="0000010F">
      <w:pPr>
        <w:spacing w:after="160" w:line="276" w:lineRule="auto"/>
        <w:jc w:val="both"/>
        <w:rPr/>
      </w:pPr>
      <w:r>
        <w:rPr>
          <w:rtl w:val="0"/>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rsidR="00000000" w:rsidDel="00000000" w:rsidP="00000000" w:rsidRDefault="00000000" w:rsidRPr="00000000" w14:paraId="00000110">
      <w:pPr>
        <w:spacing w:after="160" w:line="276" w:lineRule="auto"/>
        <w:jc w:val="both"/>
        <w:rPr/>
      </w:pPr>
      <w:r>
        <w:rPr>
          <w:rtl w:val="0"/>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rsidR="00000000" w:rsidDel="00000000" w:rsidP="00000000" w:rsidRDefault="00000000" w:rsidRPr="00000000" w14:paraId="00000111">
      <w:pPr>
        <w:spacing w:after="160" w:line="276" w:lineRule="auto"/>
        <w:jc w:val="both"/>
        <w:rPr/>
      </w:pPr>
      <w:r>
        <w:rPr>
          <w:rtl w:val="0"/>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rsidR="00000000" w:rsidDel="00000000" w:rsidP="00000000" w:rsidRDefault="00000000" w:rsidRPr="00000000" w14:paraId="00000112">
      <w:pPr>
        <w:spacing w:after="160" w:line="276" w:lineRule="auto"/>
        <w:jc w:val="both"/>
        <w:rPr/>
      </w:pPr>
      <w:r>
        <w:rPr>
          <w:rtl w:val="0"/>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rsidR="00000000" w:rsidDel="00000000" w:rsidP="00000000" w:rsidRDefault="00000000" w:rsidRPr="00000000" w14:paraId="00000113">
      <w:pPr>
        <w:spacing w:after="160" w:line="276" w:lineRule="auto"/>
        <w:jc w:val="both"/>
        <w:rPr/>
      </w:pPr>
      <w:r>
        <w:rPr>
          <w:rtl w:val="0"/>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uno que siempre elige el movimiento de mayor potencia y uno heurístico que aplica reglas sencillas de efectividad y de cambio. Estos baselines proporcionan un marco de comparación estable y reproducible: un agente competente debe superar ampliamente al jugador aleatorio y aproximarse o superar al heurístico.</w:t>
      </w:r>
    </w:p>
    <w:p w:rsidR="00000000" w:rsidDel="00000000" w:rsidP="00000000" w:rsidRDefault="00000000" w:rsidRPr="00000000" w14:paraId="00000114">
      <w:pPr>
        <w:spacing w:after="160" w:line="276" w:lineRule="auto"/>
        <w:jc w:val="both"/>
        <w:rPr/>
      </w:pPr>
      <w:r>
        <w:rPr>
          <w:rtl w:val="0"/>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regímenes de oponente).</w:t>
      </w:r>
    </w:p>
    <w:p w:rsidR="00000000" w:rsidDel="00000000" w:rsidP="00000000" w:rsidRDefault="00000000" w:rsidRPr="00000000" w14:paraId="00000115">
      <w:pPr>
        <w:spacing w:after="160" w:line="276" w:lineRule="auto"/>
        <w:jc w:val="both"/>
        <w:rPr/>
      </w:pPr>
      <w:r>
        <w:rPr>
          <w:rtl w:val="0"/>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rsidR="00000000" w:rsidDel="00000000" w:rsidP="00000000" w:rsidRDefault="00000000" w:rsidRPr="00000000" w14:paraId="00000116">
      <w:pPr>
        <w:spacing w:after="160" w:line="276" w:lineRule="auto"/>
        <w:jc w:val="both"/>
        <w:rPr>
          <w:del w:id="9047" w:author="Claude" w:date="2026-05-27T12:00:00Z"/>
        </w:rPr>
      </w:pPr>
      <w:del w:id="9048" w:author="Claude" w:date="2026-05-27T12:00:00Z">
        <w:r>
          <w:rPr>
            <w:rtl w:val="0"/>
          </w:rPr>
          <w:delText xml:space="preserve">La siguiente tabla resume los tipos de metodología empleados a lo largo del trabajo, siguiendo la clasificación habitual en investigación.</w:delText>
        </w:r>
      </w:del>
    </w:p>
    <w:p w:rsidR="00000000" w:rsidDel="00000000" w:rsidP="00000000" w:rsidRDefault="00000000" w:rsidRPr="00000000" w14:paraId="0B000010">
      <w:pPr>
        <w:spacing w:after="160" w:line="276" w:lineRule="auto"/>
        <w:jc w:val="both"/>
        <w:rPr>
          <w:ins w:id="9049" w:author="Claude" w:date="2026-05-27T12:00:00Z"/>
        </w:rPr>
      </w:pPr>
      <w:ins w:id="9050" w:author="Claude" w:date="2026-05-27T12:00:00Z">
        <w:r>
          <w:rPr>
            <w:rtl w:val="0"/>
          </w:rPr>
          <w:t xml:space="preserve">En conjunto, el trabajo combinó varios enfoques metodológicos que conviene hacer explícitos. Tuvo una vertiente documental en su fase inicial, con el estudio del estado de la cuestión y de la documentación de las herramientas (apartado 3). El núcleo, sin embargo, fue experimental: el conocimiento se generó entrenando y evaluando agentes, y no razonando en abstracto. Ese trabajo experimental se organizó de forma inductiva, de lo particular a lo general —validando primero el caso sencillo de singles antes de generalizar a dobles VGC—, y de forma comparativa, enfrentando entre sí distintas configuraciones (las arquitecturas MLP y Transformer, o los distintos regímenes de oponente) y midiéndolas frente a los baselines. En todos los casos el análisis fue eminentemente cuantitativo, apoyado en la tasa de victorias y en las métricas de entrenamiento ya descritas.</w:t>
        </w:r>
      </w:ins>
    </w:p>
    <w:p w:rsidR="00000000" w:rsidDel="00000000" w:rsidP="00000000" w:rsidRDefault="00000000" w:rsidRPr="00000000" w14:paraId="0B000011">
      <w:pPr>
        <w:spacing w:after="160" w:line="276" w:lineRule="auto"/>
        <w:jc w:val="both"/>
        <w:rPr>
          <w:ins w:id="9051" w:author="Claude" w:date="2026-05-27T12:00:00Z"/>
        </w:rPr>
      </w:pPr>
      <w:ins w:id="9052" w:author="Claude" w:date="2026-05-27T12:00:00Z">
        <w:r>
          <w:rPr>
            <w:rtl w:val="0"/>
          </w:rPr>
          <w:t xml:space="preserve">Para que esas comparaciones resultaran informativas se procuró aislar el efecto de cada factor: al contrastar dos arquitecturas o dos tipos de oponente, el resto de elementos —la representación del estado, la función de recompensa y los hiperparámetros— se mantenía fijo, de modo que las diferencias observadas pudieran atribuirse al factor en estudio y no a una variación incontrolada. Esta lógica, próxima a la de un estudio de ablación, es la que da sentido a entrenar las variantes por separado y enfrentarlas después en igualdad de condiciones.</w:t>
        </w:r>
      </w:ins>
    </w:p>
    <w:p w:rsidR="00000000" w:rsidDel="00000000" w:rsidP="00000000" w:rsidRDefault="00000000" w:rsidRPr="00000000" w14:paraId="0B000012">
      <w:pPr>
        <w:spacing w:after="160" w:line="276" w:lineRule="auto"/>
        <w:jc w:val="both"/>
        <w:rPr>
          <w:ins w:id="9053" w:author="Claude" w:date="2026-05-27T12:00:00Z"/>
        </w:rPr>
      </w:pPr>
      <w:ins w:id="9054" w:author="Claude" w:date="2026-05-27T12:00:00Z">
        <w:r>
          <w:rPr>
            <w:rtl w:val="0"/>
          </w:rPr>
          <w:t xml:space="preserve">Conviene, por último, reconocer los límites de esta metodología. La fuerte componente aleatoria de los combates Pokémon —la precisión de los movimientos, los golpes críticos o los efectos secundarios— introduce ruido en cualquier medición; ese ruido se mitiga promediando sobre muchos combates, pero no llega a eliminarse. Además, el cómputo se realizó principalmente por CPU, lo que acotó tanto la duración de los entrenamientos como el número de repeticiones (semillas) que fue viable ejecutar. Por ello, los resultados que se presentan deben leerse como indicativos de tendencias y no como una medida exhaustiva del rendimiento máximo alcanzable por el enfoque.</w:t>
        </w:r>
      </w:ins>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del w:id="9041" w:author="Claude" w:date="2026-05-27T12:00:00Z"/>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17">
            <w:pPr>
              <w:rPr>
                <w:del w:id="9005" w:author="Claude" w:date="2026-05-27T12:00:00Z"/>
              </w:rPr>
            </w:pPr>
            <w:del w:id="9006" w:author="Claude" w:date="2026-05-27T12:00:00Z">
              <w:r>
                <w:rPr>
                  <w:b w:val="1"/>
                  <w:bCs w:val="1"/>
                  <w:sz w:val="20"/>
                  <w:szCs w:val="20"/>
                  <w:rtl w:val="0"/>
                </w:rPr>
                <w:delText xml:space="preserve">Metodología</w:delText>
              </w:r>
            </w:del>
            <w:del w:id="9007" w:author="Claude" w:date="2026-05-27T12:00:00Z">
              <w:r>
                <w:rPr>
                  <w:rtl w:val="0"/>
                </w:rPr>
              </w:r>
            </w:del>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18">
            <w:pPr>
              <w:rPr>
                <w:del w:id="9008" w:author="Claude" w:date="2026-05-27T12:00:00Z"/>
              </w:rPr>
            </w:pPr>
            <w:del w:id="9009" w:author="Claude" w:date="2026-05-27T12:00:00Z">
              <w:r>
                <w:rPr>
                  <w:b w:val="1"/>
                  <w:bCs w:val="1"/>
                  <w:sz w:val="20"/>
                  <w:szCs w:val="20"/>
                  <w:rtl w:val="0"/>
                </w:rPr>
                <w:delText xml:space="preserve">Uso en el trabajo</w:delText>
              </w:r>
            </w:del>
            <w:del w:id="9010" w:author="Claude" w:date="2026-05-27T12:00:00Z">
              <w:r>
                <w:rPr>
                  <w:rtl w:val="0"/>
                </w:rPr>
              </w:r>
            </w:del>
          </w:p>
        </w:tc>
      </w:tr>
      <w:tr>
        <w:trPr>
          <w:cantSplit w:val="0"/>
          <w:tblHeader w:val="0"/>
          <w:del w:id="9042" w:author="Claude" w:date="2026-05-27T12:00:00Z"/>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9">
            <w:pPr>
              <w:rPr>
                <w:del w:id="9011" w:author="Claude" w:date="2026-05-27T12:00:00Z"/>
              </w:rPr>
            </w:pPr>
            <w:del w:id="9012" w:author="Claude" w:date="2026-05-27T12:00:00Z">
              <w:r>
                <w:rPr>
                  <w:sz w:val="20"/>
                  <w:szCs w:val="20"/>
                  <w:rtl w:val="0"/>
                </w:rPr>
                <w:delText xml:space="preserve">Documental</w:delText>
              </w:r>
            </w:del>
            <w:del w:id="9013" w:author="Claude" w:date="2026-05-27T12:00:00Z">
              <w:r>
                <w:rPr>
                  <w:rtl w:val="0"/>
                </w:rPr>
              </w:r>
            </w:del>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A">
            <w:pPr>
              <w:rPr>
                <w:del w:id="9014" w:author="Claude" w:date="2026-05-27T12:00:00Z"/>
              </w:rPr>
            </w:pPr>
            <w:del w:id="9015" w:author="Claude" w:date="2026-05-27T12:00:00Z">
              <w:r>
                <w:rPr>
                  <w:sz w:val="20"/>
                  <w:szCs w:val="20"/>
                  <w:rtl w:val="0"/>
                </w:rPr>
                <w:delText xml:space="preserve">Estudio del estado de la cuestión (apartado 3) y de la documentación de las herramientas.</w:delText>
              </w:r>
            </w:del>
            <w:del w:id="9016" w:author="Claude" w:date="2026-05-27T12:00:00Z">
              <w:r>
                <w:rPr>
                  <w:rtl w:val="0"/>
                </w:rPr>
              </w:r>
            </w:del>
          </w:p>
        </w:tc>
      </w:tr>
      <w:tr>
        <w:trPr>
          <w:cantSplit w:val="0"/>
          <w:tblHeader w:val="0"/>
          <w:del w:id="9043" w:author="Claude" w:date="2026-05-27T12:00:00Z"/>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B">
            <w:pPr>
              <w:rPr>
                <w:del w:id="9017" w:author="Claude" w:date="2026-05-27T12:00:00Z"/>
              </w:rPr>
            </w:pPr>
            <w:del w:id="9018" w:author="Claude" w:date="2026-05-27T12:00:00Z">
              <w:r>
                <w:rPr>
                  <w:sz w:val="20"/>
                  <w:szCs w:val="20"/>
                  <w:rtl w:val="0"/>
                </w:rPr>
                <w:delText xml:space="preserve">Experimental</w:delText>
              </w:r>
            </w:del>
            <w:del w:id="9019" w:author="Claude" w:date="2026-05-27T12:00:00Z">
              <w:r>
                <w:rPr>
                  <w:rtl w:val="0"/>
                </w:rPr>
              </w:r>
            </w:del>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C">
            <w:pPr>
              <w:rPr>
                <w:del w:id="9020" w:author="Claude" w:date="2026-05-27T12:00:00Z"/>
              </w:rPr>
            </w:pPr>
            <w:del w:id="9021" w:author="Claude" w:date="2026-05-27T12:00:00Z">
              <w:r>
                <w:rPr>
                  <w:sz w:val="20"/>
                  <w:szCs w:val="20"/>
                  <w:rtl w:val="0"/>
                </w:rPr>
                <w:delText xml:space="preserve">Entrenamiento y evaluación de agentes; comparación de arquitecturas y oponentes.</w:delText>
              </w:r>
            </w:del>
            <w:del w:id="9022" w:author="Claude" w:date="2026-05-27T12:00:00Z">
              <w:r>
                <w:rPr>
                  <w:rtl w:val="0"/>
                </w:rPr>
              </w:r>
            </w:del>
          </w:p>
        </w:tc>
      </w:tr>
      <w:tr>
        <w:trPr>
          <w:cantSplit w:val="0"/>
          <w:tblHeader w:val="0"/>
          <w:del w:id="9044" w:author="Claude" w:date="2026-05-27T12:00:00Z"/>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D">
            <w:pPr>
              <w:rPr>
                <w:del w:id="9023" w:author="Claude" w:date="2026-05-27T12:00:00Z"/>
              </w:rPr>
            </w:pPr>
            <w:sdt>
              <w:sdtPr>
                <w:id w:val="-1791328160"/>
                <w:tag w:val="goog_rdk_0"/>
              </w:sdtPr>
              <w:sdtContent>
                <w:del w:id="9024" w:author="Claude" w:date="2026-05-27T12:00:00Z">
                  <w:r>
                    <w:rPr>
                      <w:rFonts w:ascii="Arial Unicode MS" w:cs="Arial Unicode MS" w:eastAsia="Arial Unicode MS" w:hAnsi="Arial Unicode MS"/>
                      <w:sz w:val="20"/>
                      <w:szCs w:val="20"/>
                      <w:rtl w:val="0"/>
                    </w:rPr>
                    <w:delText xml:space="preserve">Inductiva (particular→general)</w:delText>
                  </w:r>
                </w:del>
              </w:sdtContent>
            </w:sdt>
            <w:del w:id="9025" w:author="Claude" w:date="2026-05-27T12:00:00Z">
              <w:r>
                <w:rPr>
                  <w:rtl w:val="0"/>
                </w:rPr>
              </w:r>
            </w:del>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E">
            <w:pPr>
              <w:rPr>
                <w:del w:id="9026" w:author="Claude" w:date="2026-05-27T12:00:00Z"/>
              </w:rPr>
            </w:pPr>
            <w:del w:id="9027" w:author="Claude" w:date="2026-05-27T12:00:00Z">
              <w:r>
                <w:rPr>
                  <w:sz w:val="20"/>
                  <w:szCs w:val="20"/>
                  <w:rtl w:val="0"/>
                </w:rPr>
                <w:delText xml:space="preserve">Validación primero en singles y posterior extensión a dobles VGC.</w:delText>
              </w:r>
            </w:del>
            <w:del w:id="9028" w:author="Claude" w:date="2026-05-27T12:00:00Z">
              <w:r>
                <w:rPr>
                  <w:rtl w:val="0"/>
                </w:rPr>
              </w:r>
            </w:del>
          </w:p>
        </w:tc>
      </w:tr>
      <w:tr>
        <w:trPr>
          <w:cantSplit w:val="0"/>
          <w:tblHeader w:val="0"/>
          <w:del w:id="9045" w:author="Claude" w:date="2026-05-27T12:00:00Z"/>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1F">
            <w:pPr>
              <w:rPr>
                <w:del w:id="9029" w:author="Claude" w:date="2026-05-27T12:00:00Z"/>
              </w:rPr>
            </w:pPr>
            <w:del w:id="9030" w:author="Claude" w:date="2026-05-27T12:00:00Z">
              <w:r>
                <w:rPr>
                  <w:sz w:val="20"/>
                  <w:szCs w:val="20"/>
                  <w:rtl w:val="0"/>
                </w:rPr>
                <w:delText xml:space="preserve">Comparativa</w:delText>
              </w:r>
            </w:del>
            <w:del w:id="9031" w:author="Claude" w:date="2026-05-27T12:00:00Z">
              <w:r>
                <w:rPr>
                  <w:rtl w:val="0"/>
                </w:rPr>
              </w:r>
            </w:del>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0">
            <w:pPr>
              <w:rPr>
                <w:del w:id="9032" w:author="Claude" w:date="2026-05-27T12:00:00Z"/>
              </w:rPr>
            </w:pPr>
            <w:del w:id="9033" w:author="Claude" w:date="2026-05-27T12:00:00Z">
              <w:r>
                <w:rPr>
                  <w:sz w:val="20"/>
                  <w:szCs w:val="20"/>
                  <w:rtl w:val="0"/>
                </w:rPr>
                <w:delText xml:space="preserve">Enfrentamiento entre arquitecturas (MLP vs Transformer) y frente a baselines.</w:delText>
              </w:r>
            </w:del>
            <w:del w:id="9034" w:author="Claude" w:date="2026-05-27T12:00:00Z">
              <w:r>
                <w:rPr>
                  <w:rtl w:val="0"/>
                </w:rPr>
              </w:r>
            </w:del>
          </w:p>
        </w:tc>
      </w:tr>
      <w:tr>
        <w:trPr>
          <w:cantSplit w:val="0"/>
          <w:tblHeader w:val="0"/>
          <w:del w:id="9046" w:author="Claude" w:date="2026-05-27T12:00:00Z"/>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1">
            <w:pPr>
              <w:rPr>
                <w:del w:id="9035" w:author="Claude" w:date="2026-05-27T12:00:00Z"/>
              </w:rPr>
            </w:pPr>
            <w:del w:id="9036" w:author="Claude" w:date="2026-05-27T12:00:00Z">
              <w:r>
                <w:rPr>
                  <w:sz w:val="20"/>
                  <w:szCs w:val="20"/>
                  <w:rtl w:val="0"/>
                </w:rPr>
                <w:delText xml:space="preserve">Cuantitativa</w:delText>
              </w:r>
            </w:del>
            <w:del w:id="9037" w:author="Claude" w:date="2026-05-27T12:00:00Z">
              <w:r>
                <w:rPr>
                  <w:rtl w:val="0"/>
                </w:rPr>
              </w:r>
            </w:del>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22">
            <w:pPr>
              <w:rPr>
                <w:del w:id="9038" w:author="Claude" w:date="2026-05-27T12:00:00Z"/>
              </w:rPr>
            </w:pPr>
            <w:del w:id="9039" w:author="Claude" w:date="2026-05-27T12:00:00Z">
              <w:r>
                <w:rPr>
                  <w:sz w:val="20"/>
                  <w:szCs w:val="20"/>
                  <w:rtl w:val="0"/>
                </w:rPr>
                <w:delText xml:space="preserve">Medición de la tasa de victorias y de métricas de entrenamiento.</w:delText>
              </w:r>
            </w:del>
            <w:del w:id="9040" w:author="Claude" w:date="2026-05-27T12:00:00Z">
              <w:r>
                <w:rPr>
                  <w:rtl w:val="0"/>
                </w:rPr>
              </w:r>
            </w:del>
          </w:p>
        </w:tc>
      </w:tr>
    </w:tbl>
    <w:p w:rsidR="00000000" w:rsidDel="00000000" w:rsidP="00000000" w:rsidRDefault="00000000" w:rsidRPr="00000000" w14:paraId="00000123">
      <w:pPr>
        <w:pStyle w:val="Heading1"/>
        <w:pageBreakBefore w:val="1"/>
        <w:rPr>
          <w:color w:val="000000"/>
        </w:rPr>
      </w:pPr>
      <w:bookmarkStart w:colFirst="0" w:colLast="0" w:name="_heading=h.s8d50yosps52" w:id="29"/>
      <w:bookmarkEnd w:id="29"/>
      <w:r>
        <w:rPr>
          <w:color w:val="000000"/>
          <w:rtl w:val="0"/>
        </w:rPr>
        <w:t xml:space="preserve">5. Desarrollo del proyecto</w:t>
      </w:r>
    </w:p>
    <w:p w:rsidR="00000000" w:rsidDel="00000000" w:rsidP="00000000" w:rsidRDefault="00000000" w:rsidRPr="00000000" w14:paraId="00000124">
      <w:pPr>
        <w:spacing w:after="160" w:line="276" w:lineRule="auto"/>
        <w:jc w:val="both"/>
        <w:rPr/>
      </w:pPr>
      <w:r>
        <w:rPr>
          <w:rtl w:val="0"/>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rsidR="00000000" w:rsidDel="00000000" w:rsidP="00000000" w:rsidRDefault="00000000" w:rsidRPr="00000000" w14:paraId="00000125">
      <w:pPr>
        <w:pStyle w:val="Heading2"/>
        <w:rPr>
          <w:color w:val="000000"/>
        </w:rPr>
      </w:pPr>
      <w:bookmarkStart w:colFirst="0" w:colLast="0" w:name="_heading=h.8kw9gsvb77ct" w:id="30"/>
      <w:bookmarkEnd w:id="30"/>
      <w:r>
        <w:rPr>
          <w:color w:val="000000"/>
          <w:rtl w:val="0"/>
        </w:rPr>
        <w:t xml:space="preserve">5.1. Roles de programación</w:t>
      </w:r>
    </w:p>
    <w:p w:rsidR="00000000" w:rsidDel="00000000" w:rsidP="00000000" w:rsidRDefault="00000000" w:rsidRPr="00000000" w14:paraId="00000126">
      <w:pPr>
        <w:spacing w:after="160" w:line="276" w:lineRule="auto"/>
        <w:jc w:val="both"/>
        <w:rPr/>
      </w:pPr>
      <w:r>
        <w:rPr>
          <w:rtl w:val="0"/>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rsidR="00000000" w:rsidDel="00000000" w:rsidP="00000000" w:rsidRDefault="00000000" w:rsidRPr="00000000" w14:paraId="00000127">
      <w:pPr>
        <w:spacing w:after="160" w:line="276" w:lineRule="auto"/>
        <w:jc w:val="both"/>
        <w:rPr/>
      </w:pPr>
      <w:r>
        <w:rPr>
          <w:rtl w:val="0"/>
        </w:rPr>
        <w:t xml:space="preserve">De forma complementaria, en el proyecto grupal Cloud Wander, desarrollado junto con el equipo Hortensia Studios, se asumió un rol de programación de jugabilidad y de interfaz de usuario. En este ámbito las responsabilidades concretas incluyeron: la programación de las mecánicas del minijuego de memoria musical tipo Simón dice, tanto en su variante vinculada a la domesticación de aves en el mapa procedural isométrico como en su variante infinita para la zona de recarga de energía; la carga y gestión de los datos de configuración de las aves desde ficheros CSV; la programación de animaciones de interfaz; y la corrección de diversos errores de ejecución.</w:t>
      </w:r>
    </w:p>
    <w:p w:rsidR="00000000" w:rsidDel="00000000" w:rsidP="00000000" w:rsidRDefault="00000000" w:rsidRPr="00000000" w14:paraId="00000128">
      <w:pPr>
        <w:pStyle w:val="Heading2"/>
        <w:rPr>
          <w:color w:val="000000"/>
        </w:rPr>
      </w:pPr>
      <w:bookmarkStart w:colFirst="0" w:colLast="0" w:name="_heading=h.u8gwah9q0ejn" w:id="31"/>
      <w:bookmarkEnd w:id="31"/>
      <w:r>
        <w:rPr>
          <w:color w:val="000000"/>
          <w:rtl w:val="0"/>
        </w:rPr>
        <w:t xml:space="preserve">5.2. Análisis</w:t>
      </w:r>
    </w:p>
    <w:p w:rsidR="00000000" w:rsidDel="00000000" w:rsidP="00000000" w:rsidRDefault="00000000" w:rsidRPr="00000000" w14:paraId="00000129">
      <w:pPr>
        <w:spacing w:after="160" w:line="276" w:lineRule="auto"/>
        <w:jc w:val="both"/>
        <w:rPr/>
      </w:pPr>
      <w:r>
        <w:rPr>
          <w:rtl w:val="0"/>
        </w:rPr>
        <w:t xml:space="preserve">Antes de implementar, se fijaron los requisitos técnicos del software individual, respondiendo en cada caso a qué se necesita, por qué y cómo se aborda.</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Plataforma de ejecución. </w:t>
      </w:r>
      <w:r>
        <w:rPr>
          <w:rFonts w:ascii="Arial" w:cs="Arial" w:eastAsia="Arial" w:hAnsi="Arial"/>
          <w:b w:val="0"/>
          <w:bCs w:val="0"/>
          <w:i w:val="0"/>
          <w:iCs w:val="0"/>
          <w:smallCaps w:val="0"/>
          <w:strike w:val="0"/>
          <w:sz w:val="22"/>
          <w:szCs w:val="22"/>
          <w:u w:val="none"/>
          <w:shd w:fill="auto" w:val="clear"/>
          <w:vertAlign w:val="baseline"/>
          <w:rtl w:val="0"/>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Entorno de combate. </w:t>
      </w:r>
      <w:r>
        <w:rPr>
          <w:rFonts w:ascii="Arial" w:cs="Arial" w:eastAsia="Arial" w:hAnsi="Arial"/>
          <w:b w:val="0"/>
          <w:bCs w:val="0"/>
          <w:i w:val="0"/>
          <w:iCs w:val="0"/>
          <w:smallCaps w:val="0"/>
          <w:strike w:val="0"/>
          <w:sz w:val="22"/>
          <w:szCs w:val="22"/>
          <w:u w:val="none"/>
          <w:shd w:fill="auto" w:val="clear"/>
          <w:vertAlign w:val="baseline"/>
          <w:rtl w:val="0"/>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Interfaz de RL. </w:t>
      </w:r>
      <w:r>
        <w:rPr>
          <w:rFonts w:ascii="Arial" w:cs="Arial" w:eastAsia="Arial" w:hAnsi="Arial"/>
          <w:b w:val="0"/>
          <w:bCs w:val="0"/>
          <w:i w:val="0"/>
          <w:iCs w:val="0"/>
          <w:smallCaps w:val="0"/>
          <w:strike w:val="0"/>
          <w:sz w:val="22"/>
          <w:szCs w:val="22"/>
          <w:u w:val="none"/>
          <w:shd w:fill="auto" w:val="clear"/>
          <w:vertAlign w:val="baseline"/>
          <w:rtl w:val="0"/>
        </w:rPr>
        <w:t xml:space="preserve">Compatibilidad con el estándar Gymnasium y con Stable-Baselines3, para reutilizar implementaciones de algoritmos contrastadas en lugar de programarlas desde cero.</w:t>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Bibliotecas. </w:t>
      </w:r>
      <w:r>
        <w:rPr>
          <w:rFonts w:ascii="Arial" w:cs="Arial" w:eastAsia="Arial" w:hAnsi="Arial"/>
          <w:b w:val="0"/>
          <w:bCs w:val="0"/>
          <w:i w:val="0"/>
          <w:iCs w:val="0"/>
          <w:smallCaps w:val="0"/>
          <w:strike w:val="0"/>
          <w:sz w:val="22"/>
          <w:szCs w:val="22"/>
          <w:u w:val="none"/>
          <w:shd w:fill="auto" w:val="clear"/>
          <w:vertAlign w:val="baseline"/>
          <w:rtl w:val="0"/>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Espacio de acciones. </w:t>
      </w:r>
      <w:r>
        <w:rPr>
          <w:rFonts w:ascii="Arial" w:cs="Arial" w:eastAsia="Arial" w:hAnsi="Arial"/>
          <w:b w:val="0"/>
          <w:bCs w:val="0"/>
          <w:i w:val="0"/>
          <w:iCs w:val="0"/>
          <w:smallCaps w:val="0"/>
          <w:strike w:val="0"/>
          <w:sz w:val="22"/>
          <w:szCs w:val="22"/>
          <w:u w:val="none"/>
          <w:shd w:fill="auto" w:val="clear"/>
          <w:vertAlign w:val="baseline"/>
          <w:rtl w:val="0"/>
        </w:rPr>
        <w:t xml:space="preserve">Discreto en singles y MultiDiscrete en dobles (una acción por Pokémon activo), incluyendo movimientos con selección de objetivo, cambios y mecánicas como la Teracristalización.</w:t>
      </w:r>
    </w:p>
    <w:p w:rsidR="00000000" w:rsidDel="00000000" w:rsidP="00000000" w:rsidRDefault="00000000" w:rsidRPr="00000000" w14:paraId="0000012F">
      <w:pPr>
        <w:spacing w:after="160" w:line="276" w:lineRule="auto"/>
        <w:jc w:val="both"/>
        <w:rPr/>
      </w:pPr>
      <w:r>
        <w:rPr>
          <w:rtl w:val="0"/>
        </w:rPr>
        <w:t xml:space="preserve">Los requisitos de reproducibilidad se concretaron en la fijación de versiones de todas las dependencias y en la creación de un entorno virtual aislado, de modo que el proyecto pueda reconstruirse en otra máquina.</w:t>
      </w:r>
    </w:p>
    <w:p w:rsidR="00000000" w:rsidDel="00000000" w:rsidP="00000000" w:rsidRDefault="00000000" w:rsidRPr="00000000" w14:paraId="00000130">
      <w:pPr>
        <w:spacing w:after="160" w:line="276" w:lineRule="auto"/>
        <w:jc w:val="both"/>
        <w:rPr/>
      </w:pPr>
      <w:r>
        <w:rPr>
          <w:rtl w:val="0"/>
        </w:rPr>
        <w:br w:type="textWrapping"/>
        <w:t xml:space="preserve">A partir de los requisitos anteriores, el sistema se organiza en una arquitectura por capas con un flujo de datos bien definido. En la base se encuentra el servidor local de Pokémon Showdown (Node.js), que simula el combate. Por encima, la biblioteca poke-env actúa de cliente: se comunica con el servidor mediante websockets, traduce los mensajes del protocolo a objetos de Python (el estado del combate) y expone el combate con la interfaz Gymnasium. Sobre ella se sitúa el envoltorio propio, que convierte el entorno de dos agentes en uno de un solo agente, gestiona el oponente y la robustez, y construye la observación rica y la máscara de acciones legales. En la cima, Stable-Baselines3 entrena al agente PPO —con PyTorch como motor de las redes neuronales—, que recibe la observación y devuelve la acción. La siguiente figura resume esta arquitectura y el flujo de información entre capas.</w:t>
      </w:r>
    </w:p>
    <w:p w:rsidR="00000000" w:rsidDel="00000000" w:rsidP="00000000" w:rsidRDefault="00000000" w:rsidRPr="00000000" w14:paraId="00000131">
      <w:pPr>
        <w:shd w:fill="ededed" w:val="clear"/>
        <w:spacing w:after="80" w:before="160" w:lineRule="auto"/>
        <w:jc w:val="center"/>
        <w:rPr/>
      </w:pPr>
      <w:r>
        <w:rPr>
          <w:i w:val="1"/>
          <w:iCs w:val="1"/>
          <w:rtl w:val="0"/>
        </w:rPr>
        <w:t xml:space="preserve">[FIGURA — Insertar aquí: diagrama de la arquitectura del sistema. Capas, de abajo a arriba: servidor Pokémon Showdown (Node.js) - poke-env (cliente websocket, interfaz Gymnasium) - envoltorio de un solo agente (observación y máscara de acciones) - Stable-Baselines3 / PPO (PyTorch). Indicar el flujo observación, acción, turno, recompensa.]</w:t>
      </w:r>
      <w:r>
        <w:rPr>
          <w:rtl w:val="0"/>
        </w:rPr>
      </w:r>
    </w:p>
    <w:p w:rsidR="00000000" w:rsidDel="00000000" w:rsidP="00000000" w:rsidRDefault="00000000" w:rsidRPr="00000000" w14:paraId="00000132">
      <w:pPr>
        <w:spacing w:after="160" w:line="276" w:lineRule="auto"/>
        <w:jc w:val="both"/>
        <w:rPr/>
      </w:pPr>
      <w:r>
        <w:rPr>
          <w:b w:val="1"/>
          <w:bCs w:val="1"/>
          <w:rtl w:val="0"/>
        </w:rPr>
        <w:t xml:space="preserve">Espacio de acciones. </w:t>
      </w:r>
      <w:r>
        <w:rPr>
          <w:rtl w:val="0"/>
        </w:rPr>
        <w:t xml:space="preserve">La interfaz con el agente queda definida por dos elementos: la observación (descrita en el apartado 5.3.3) y el espacio de acciones. En combates individuales el espacio es discreto: una única acción por turno que codifica, mediante un índice, tanto el movimiento elegido (con sus posibles variantes, como la Teracristalización) como los cambios de Pokémon. En combates dobles el espacio es de tipo MultiDiscrete, con una acción independiente por cada uno de los dos Pokémon activos; cada acción incluye, además del movimiento o el cambio, la selección del objetivo (un aliado o un rival), lo que multiplica el número de combinaciones posibles por turno. Para que el agente solo considere jugadas legales en cada situación, este espacio se acompaña de una máscara de acciones (action masking) que se obtiene del propio simulador.</w:t>
      </w:r>
    </w:p>
    <w:p w:rsidR="00000000" w:rsidDel="00000000" w:rsidP="00000000" w:rsidRDefault="00000000" w:rsidRPr="00000000" w14:paraId="00000133">
      <w:pPr>
        <w:spacing w:after="160" w:line="276" w:lineRule="auto"/>
        <w:jc w:val="both"/>
        <w:rPr/>
      </w:pPr>
      <w:r>
        <w:rPr>
          <w:rtl w:val="0"/>
        </w:rPr>
        <w:t xml:space="preserve">En cuanto al proyecto grupal Cloud Wander, los requisitos técnicos relativos a las partes desarrolladas se concretan del siguiente modo, respondiendo igualmente a qué se necesita, por qué y cómo se aborda:</w:t>
      </w:r>
    </w:p>
    <w:p w:rsidR="00000000" w:rsidDel="00000000" w:rsidP="00000000" w:rsidRDefault="00000000" w:rsidRPr="00000000" w14:paraId="00000134">
      <w:pPr>
        <w:numPr>
          <w:ilvl w:val="0"/>
          <w:numId w:val="8"/>
        </w:numPr>
        <w:spacing w:after="80" w:line="276" w:lineRule="auto"/>
        <w:ind w:left="720" w:hanging="360"/>
        <w:jc w:val="both"/>
      </w:pPr>
      <w:r>
        <w:rPr>
          <w:b w:val="1"/>
          <w:bCs w:val="1"/>
          <w:rtl w:val="0"/>
        </w:rPr>
        <w:t xml:space="preserve">Plataforma de ejecución. </w:t>
      </w:r>
      <w:r>
        <w:rPr>
          <w:rtl w:val="0"/>
        </w:rPr>
        <w:t xml:space="preserve">Dispositivos móviles con sistema operativo Android, además de PC. El desarrollo se aborda con el motor Unity por su soporte multiplataforma, lo que permite exportar el mismo proyecto a distintos destinos sin reescribir la lógica del juego.</w:t>
      </w:r>
    </w:p>
    <w:p w:rsidR="00000000" w:rsidDel="00000000" w:rsidP="00000000" w:rsidRDefault="00000000" w:rsidRPr="00000000" w14:paraId="00000135">
      <w:pPr>
        <w:numPr>
          <w:ilvl w:val="0"/>
          <w:numId w:val="8"/>
        </w:numPr>
        <w:spacing w:after="80" w:line="276" w:lineRule="auto"/>
        <w:ind w:left="720" w:hanging="360"/>
        <w:jc w:val="both"/>
      </w:pPr>
      <w:r>
        <w:rPr>
          <w:b w:val="1"/>
          <w:bCs w:val="1"/>
          <w:rtl w:val="0"/>
        </w:rPr>
        <w:t xml:space="preserve">Tipo de gráficos. </w:t>
      </w:r>
      <w:r>
        <w:rPr>
          <w:rtl w:val="0"/>
        </w:rPr>
        <w:t xml:space="preserve">Gráficos 2D con perspectiva isométrica sobre un mapa generado proceduralmente mediante ruido de Perlin. Se emplea el sistema de Tilemap de Unity para componer el terreno, lo que facilita el pintado por celdas y el cálculo de rutas sobre la rejilla mediante un algoritmo A*.</w:t>
      </w:r>
    </w:p>
    <w:p w:rsidR="00000000" w:rsidDel="00000000" w:rsidP="00000000" w:rsidRDefault="00000000" w:rsidRPr="00000000" w14:paraId="00000136">
      <w:pPr>
        <w:numPr>
          <w:ilvl w:val="0"/>
          <w:numId w:val="8"/>
        </w:numPr>
        <w:spacing w:after="80" w:line="276" w:lineRule="auto"/>
        <w:ind w:left="720" w:hanging="360"/>
        <w:jc w:val="both"/>
      </w:pPr>
      <w:r>
        <w:rPr>
          <w:b w:val="1"/>
          <w:bCs w:val="1"/>
          <w:rtl w:val="0"/>
        </w:rPr>
        <w:t xml:space="preserve">Periféricos de entrada. </w:t>
      </w:r>
      <w:r>
        <w:rPr>
          <w:rtl w:val="0"/>
        </w:rPr>
        <w:t xml:space="preserve">Entrada táctil en dispositivos móviles —con toques para el desplazamiento del personaje y gestos de pellizco para el zoom— y ratón en PC. Se implementó una gestión unificada de ambos tipos de entrada para que los controles funcionen en las dos plataformas.</w:t>
      </w:r>
    </w:p>
    <w:p w:rsidR="00000000" w:rsidDel="00000000" w:rsidP="00000000" w:rsidRDefault="00000000" w:rsidRPr="00000000" w14:paraId="00000137">
      <w:pPr>
        <w:numPr>
          <w:ilvl w:val="0"/>
          <w:numId w:val="8"/>
        </w:numPr>
        <w:spacing w:after="80" w:line="276" w:lineRule="auto"/>
        <w:ind w:left="720" w:hanging="360"/>
        <w:jc w:val="both"/>
      </w:pPr>
      <w:r>
        <w:rPr>
          <w:b w:val="1"/>
          <w:bCs w:val="1"/>
          <w:rtl w:val="0"/>
        </w:rPr>
        <w:t xml:space="preserve">Herramientas de desarrollo. </w:t>
      </w:r>
      <w:r>
        <w:rPr>
          <w:rtl w:val="0"/>
        </w:rPr>
        <w:t xml:space="preserve">Unity como motor y C# como lenguaje de programación. La configuración de las aves se externaliza mediante Scriptable Objects poblados a partir de ficheros CSV preparados previamente en Google Drive, de modo que los parámetros de cada especie puedan ajustarse sin modificar el código fuente.</w:t>
      </w:r>
    </w:p>
    <w:p w:rsidR="00000000" w:rsidDel="00000000" w:rsidP="00000000" w:rsidRDefault="00000000" w:rsidRPr="00000000" w14:paraId="00000138">
      <w:pPr>
        <w:spacing w:after="160" w:line="276" w:lineRule="auto"/>
        <w:jc w:val="both"/>
        <w:rPr/>
      </w:pPr>
      <w:r>
        <w:rPr>
          <w:rtl w:val="0"/>
        </w:rPr>
      </w:r>
    </w:p>
    <w:p w:rsidR="00000000" w:rsidDel="00000000" w:rsidP="00000000" w:rsidRDefault="00000000" w:rsidRPr="00000000" w14:paraId="00000139">
      <w:pPr>
        <w:pStyle w:val="Heading2"/>
        <w:rPr>
          <w:color w:val="000000"/>
        </w:rPr>
      </w:pPr>
      <w:bookmarkStart w:colFirst="0" w:colLast="0" w:name="_heading=h.85laovwn7024" w:id="32"/>
      <w:bookmarkEnd w:id="32"/>
      <w:r>
        <w:rPr>
          <w:color w:val="000000"/>
          <w:rtl w:val="0"/>
        </w:rPr>
        <w:t xml:space="preserve">5.3. Relación de tareas</w:t>
      </w:r>
    </w:p>
    <w:p w:rsidR="00000000" w:rsidDel="00000000" w:rsidP="00000000" w:rsidRDefault="00000000" w:rsidRPr="00000000" w14:paraId="0000013A">
      <w:pPr>
        <w:spacing w:after="160" w:line="276" w:lineRule="auto"/>
        <w:jc w:val="both"/>
        <w:rPr/>
      </w:pPr>
      <w:r>
        <w:rPr>
          <w:rtl w:val="0"/>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rsidR="00000000" w:rsidDel="00000000" w:rsidP="00000000" w:rsidRDefault="00000000" w:rsidRPr="00000000" w14:paraId="0000013B">
      <w:pPr>
        <w:pStyle w:val="Heading3"/>
        <w:rPr>
          <w:color w:val="000000"/>
        </w:rPr>
      </w:pPr>
      <w:bookmarkStart w:colFirst="0" w:colLast="0" w:name="_heading=h.1pcc1ku394pq" w:id="33"/>
      <w:bookmarkEnd w:id="33"/>
      <w:r>
        <w:rPr>
          <w:color w:val="000000"/>
          <w:rtl w:val="0"/>
        </w:rPr>
        <w:t xml:space="preserve">5.3.1. Tareas de desarrollo</w:t>
      </w:r>
    </w:p>
    <w:p w:rsidR="00000000" w:rsidDel="00000000" w:rsidP="00000000" w:rsidRDefault="00000000" w:rsidRPr="00000000" w14:paraId="0000013C">
      <w:pPr>
        <w:numPr>
          <w:ilvl w:val="0"/>
          <w:numId w:val="9"/>
        </w:numPr>
        <w:spacing w:after="80" w:line="276" w:lineRule="auto"/>
        <w:ind w:left="720" w:hanging="360"/>
        <w:jc w:val="both"/>
      </w:pPr>
      <w:r>
        <w:rPr>
          <w:b w:val="1"/>
          <w:bCs w:val="1"/>
          <w:rtl w:val="0"/>
        </w:rPr>
        <w:t xml:space="preserve">Integración con el simulador. </w:t>
      </w:r>
      <w:r>
        <w:rPr>
          <w:rtl w:val="0"/>
        </w:rPr>
        <w:t xml:space="preserve">Configuración y puesta en marcha del servidor local de Pokémon Showdown y conexión del agente mediante poke-env, incluyendo la gestión de la configuración de servidor y de las cuentas de los agentes.</w:t>
      </w:r>
    </w:p>
    <w:p w:rsidR="00000000" w:rsidDel="00000000" w:rsidP="00000000" w:rsidRDefault="00000000" w:rsidRPr="00000000" w14:paraId="0000013D">
      <w:pPr>
        <w:numPr>
          <w:ilvl w:val="0"/>
          <w:numId w:val="9"/>
        </w:numPr>
        <w:spacing w:after="80" w:line="276" w:lineRule="auto"/>
        <w:ind w:left="720" w:hanging="360"/>
        <w:jc w:val="both"/>
      </w:pPr>
      <w:r>
        <w:rPr>
          <w:b w:val="1"/>
          <w:bCs w:val="1"/>
          <w:rtl w:val="0"/>
        </w:rPr>
        <w:t xml:space="preserve">Entornos de entrenamiento. </w:t>
      </w:r>
      <w:r>
        <w:rPr>
          <w:rtl w:val="0"/>
        </w:rPr>
        <w:t xml:space="preserve">Implementación de los envoltorios que convierten el entorno multiagente del simulador en un entorno de un solo agente compatible con Stable-Baselines3, tanto para singles como para dobles.</w:t>
      </w:r>
    </w:p>
    <w:p w:rsidR="00000000" w:rsidDel="00000000" w:rsidP="00000000" w:rsidRDefault="00000000" w:rsidRPr="00000000" w14:paraId="0000013E">
      <w:pPr>
        <w:numPr>
          <w:ilvl w:val="0"/>
          <w:numId w:val="9"/>
        </w:numPr>
        <w:spacing w:after="80" w:line="276" w:lineRule="auto"/>
        <w:ind w:left="720" w:hanging="360"/>
        <w:jc w:val="both"/>
      </w:pPr>
      <w:r>
        <w:rPr>
          <w:b w:val="1"/>
          <w:bCs w:val="1"/>
          <w:rtl w:val="0"/>
        </w:rPr>
        <w:t xml:space="preserve">Gestión de equipos. </w:t>
      </w:r>
      <w:r>
        <w:rPr>
          <w:rtl w:val="0"/>
        </w:rPr>
        <w:t xml:space="preserve">Carga de equipos en formato Showdown, con soporte tanto para un equipo fijo como para una carpeta de equipos de la que se elige uno aleatorio en cada combate.</w:t>
      </w:r>
    </w:p>
    <w:p w:rsidR="00000000" w:rsidDel="00000000" w:rsidP="00000000" w:rsidRDefault="00000000" w:rsidRPr="00000000" w14:paraId="0000013F">
      <w:pPr>
        <w:numPr>
          <w:ilvl w:val="0"/>
          <w:numId w:val="9"/>
        </w:numPr>
        <w:spacing w:after="80" w:line="276" w:lineRule="auto"/>
        <w:ind w:left="720" w:hanging="360"/>
        <w:jc w:val="both"/>
      </w:pPr>
      <w:r>
        <w:rPr>
          <w:b w:val="1"/>
          <w:bCs w:val="1"/>
          <w:rtl w:val="0"/>
        </w:rPr>
        <w:t xml:space="preserve">Robustez del entrenamiento. </w:t>
      </w:r>
      <w:r>
        <w:rPr>
          <w:rtl w:val="0"/>
        </w:rPr>
        <w:t xml:space="preserve">Implementación de mecanismos de recuperación ante fallos de comunicación con el servidor (reintentos y reconstrucción del entorno), y validación de equipos para descartar los que no son legales en el formato.</w:t>
      </w:r>
    </w:p>
    <w:p w:rsidR="00000000" w:rsidDel="00000000" w:rsidP="00000000" w:rsidRDefault="00000000" w:rsidRPr="00000000" w14:paraId="00000140">
      <w:pPr>
        <w:numPr>
          <w:ilvl w:val="0"/>
          <w:numId w:val="9"/>
        </w:numPr>
        <w:spacing w:after="80" w:line="276" w:lineRule="auto"/>
        <w:ind w:left="720" w:hanging="360"/>
        <w:jc w:val="both"/>
      </w:pPr>
      <w:r>
        <w:rPr>
          <w:b w:val="1"/>
          <w:bCs w:val="1"/>
          <w:rtl w:val="0"/>
        </w:rPr>
        <w:t xml:space="preserve">Utilidades de juego y evaluación. </w:t>
      </w:r>
      <w:r>
        <w:rPr>
          <w:rtl w:val="0"/>
        </w:rPr>
        <w:t xml:space="preserve">Scripts para que el agente acepte desafíos o juegue en la ladder clasificatoria, y para enfrentar dos modelos entre sí o frente a los rivales de referencia de la biblioteca.</w:t>
      </w:r>
    </w:p>
    <w:p w:rsidR="00000000" w:rsidDel="00000000" w:rsidP="00000000" w:rsidRDefault="00000000" w:rsidRPr="00000000" w14:paraId="00000141">
      <w:pPr>
        <w:spacing w:after="160" w:line="276" w:lineRule="auto"/>
        <w:jc w:val="both"/>
        <w:rPr/>
      </w:pPr>
      <w:r>
        <w:rPr>
          <w:rtl w:val="0"/>
        </w:rPr>
        <w:t xml:space="preserve">En el marco del proyecto grupal Cloud Wander se desarrollaron adicionalmente las siguientes tareas:</w:t>
      </w:r>
    </w:p>
    <w:p w:rsidR="00000000" w:rsidDel="00000000" w:rsidP="00000000" w:rsidRDefault="00000000" w:rsidRPr="00000000" w14:paraId="00000142">
      <w:pPr>
        <w:numPr>
          <w:ilvl w:val="0"/>
          <w:numId w:val="9"/>
        </w:numPr>
        <w:spacing w:after="80" w:line="276" w:lineRule="auto"/>
        <w:ind w:left="720" w:hanging="360"/>
        <w:jc w:val="both"/>
      </w:pPr>
      <w:r>
        <w:rPr>
          <w:b w:val="1"/>
          <w:bCs w:val="1"/>
          <w:rtl w:val="0"/>
        </w:rPr>
        <w:t xml:space="preserve">Minijuego de memoria musical para la domesticación de aves. </w:t>
      </w:r>
      <w:r>
        <w:rPr>
          <w:rtl w:val="0"/>
        </w:rPr>
        <w:t xml:space="preserve">Implementación del minijuego tipo Simón Dice que se activa al interaccionar con un ave en el mapa procedural isométrico. Se presenta al jugador una secuencia de círculos luminosos que debe reproducir en el orden correcto. La dificultad —número de notas por turno, máximo de fallos y número de rondas— se parametriza por especie mediante Scriptable Objects. La transición al minijuego se realiza instanciando un prefab en la misma escena sin cambio de escena, y el acceso al mapa queda bloqueado durante el minijuego mediante una bandera estática (SimonGameManagerPajaro.IsActive). Los scripts principales implicados son SimonGameManagerPajaro.cs, InteractableGameObject.cs, TileAStar.cs e IsometricCamera.cs.</w:t>
      </w:r>
    </w:p>
    <w:p w:rsidR="00000000" w:rsidDel="00000000" w:rsidP="00000000" w:rsidRDefault="00000000" w:rsidRPr="00000000" w14:paraId="00000143">
      <w:pPr>
        <w:numPr>
          <w:ilvl w:val="0"/>
          <w:numId w:val="9"/>
        </w:numPr>
        <w:spacing w:after="80" w:line="276" w:lineRule="auto"/>
        <w:ind w:left="720" w:hanging="360"/>
        <w:jc w:val="both"/>
      </w:pPr>
      <w:r>
        <w:rPr>
          <w:b w:val="1"/>
          <w:bCs w:val="1"/>
          <w:rtl w:val="0"/>
        </w:rPr>
        <w:t xml:space="preserve">Minijuego de memoria musical infinito. </w:t>
      </w:r>
      <w:r>
        <w:rPr>
          <w:rtl w:val="0"/>
        </w:rPr>
        <w:t xml:space="preserve">Implementación de una variante del minijuego tipo Simón dice sin límite de rondas, empleada en la zona de recarga de energía. La dificultad aumenta progresivamente y la energía obtenida es proporcional al número de rondas superadas.</w:t>
      </w:r>
    </w:p>
    <w:p w:rsidR="00000000" w:rsidDel="00000000" w:rsidP="00000000" w:rsidRDefault="00000000" w:rsidRPr="00000000" w14:paraId="00000144">
      <w:pPr>
        <w:numPr>
          <w:ilvl w:val="0"/>
          <w:numId w:val="9"/>
        </w:numPr>
        <w:spacing w:after="80" w:line="276" w:lineRule="auto"/>
        <w:ind w:left="720" w:hanging="360"/>
        <w:jc w:val="both"/>
      </w:pPr>
      <w:r>
        <w:rPr>
          <w:b w:val="1"/>
          <w:bCs w:val="1"/>
          <w:rtl w:val="0"/>
        </w:rPr>
        <w:t xml:space="preserve">Lectura y gestión de datos desde CSV. </w:t>
      </w:r>
      <w:r>
        <w:rPr>
          <w:rtl w:val="0"/>
        </w:rPr>
        <w:t xml:space="preserve">Carga de los atributos de cada especie de ave desde ficheros CSV previamente configurados en Google Drive, para poblar los Scriptable Objects del tipo Bird y hacer disponibles sus parámetros en el resto del sistema.</w:t>
      </w:r>
    </w:p>
    <w:p w:rsidR="00000000" w:rsidDel="00000000" w:rsidP="00000000" w:rsidRDefault="00000000" w:rsidRPr="00000000" w14:paraId="00000145">
      <w:pPr>
        <w:numPr>
          <w:ilvl w:val="0"/>
          <w:numId w:val="9"/>
        </w:numPr>
        <w:spacing w:after="80" w:line="276" w:lineRule="auto"/>
        <w:ind w:left="720" w:hanging="360"/>
        <w:jc w:val="both"/>
      </w:pPr>
      <w:r>
        <w:rPr>
          <w:b w:val="1"/>
          <w:bCs w:val="1"/>
          <w:rtl w:val="0"/>
        </w:rPr>
        <w:t xml:space="preserve">Animaciones de interfaz. </w:t>
      </w:r>
      <w:r>
        <w:rPr>
          <w:rtl w:val="0"/>
        </w:rPr>
        <w:t xml:space="preserve">Incorporación de animaciones en la interfaz de usuario: visualización de letras en pantalla durante la secuencia del minijuego, y efecto de zoom suave de la cámara ortográfica al entrar y salir del minijuego en el mapa isométrico.</w:t>
      </w:r>
    </w:p>
    <w:p w:rsidR="00000000" w:rsidDel="00000000" w:rsidP="00000000" w:rsidRDefault="00000000" w:rsidRPr="00000000" w14:paraId="00000146">
      <w:pPr>
        <w:numPr>
          <w:ilvl w:val="0"/>
          <w:numId w:val="9"/>
        </w:numPr>
        <w:spacing w:after="80" w:line="276" w:lineRule="auto"/>
        <w:ind w:left="720" w:hanging="360"/>
        <w:jc w:val="both"/>
      </w:pPr>
      <w:r>
        <w:rPr>
          <w:b w:val="1"/>
          <w:bCs w:val="1"/>
          <w:rtl w:val="0"/>
        </w:rPr>
        <w:t xml:space="preserve">Corrección de errores. </w:t>
      </w:r>
      <w:r>
        <w:rPr>
          <w:rtl w:val="0"/>
        </w:rPr>
        <w:t xml:space="preserve">Resolución de varios errores de ejecución como el mapa isométrico seguía admitiendo interacciones del jugador durante el minijuego (corregido con la bandera estática IsActive); los sprites de las aves no se mostraban en la pantalla del minijuego ni en la colección del menú (corregido buscando el SpriteRenderer en los GameObjects hijo del prefab mediante GetComponentInChildren en lugar de GetComponent).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pPr>
      <w:r>
        <w:rPr>
          <w:rtl w:val="0"/>
        </w:rPr>
      </w:r>
    </w:p>
    <w:p w:rsidR="00000000" w:rsidDel="00000000" w:rsidP="00000000" w:rsidRDefault="00000000" w:rsidRPr="00000000" w14:paraId="00000148">
      <w:pPr>
        <w:pStyle w:val="Heading3"/>
        <w:rPr>
          <w:color w:val="000000"/>
        </w:rPr>
      </w:pPr>
      <w:bookmarkStart w:colFirst="0" w:colLast="0" w:name="_heading=h.prksil7u22od" w:id="34"/>
      <w:bookmarkEnd w:id="34"/>
      <w:r>
        <w:rPr>
          <w:color w:val="000000"/>
          <w:rtl w:val="0"/>
        </w:rPr>
        <w:t xml:space="preserve">5.3.2. Tareas de investigación</w:t>
      </w:r>
    </w:p>
    <w:p w:rsidR="00000000" w:rsidDel="00000000" w:rsidP="00000000" w:rsidRDefault="00000000" w:rsidRPr="00000000" w14:paraId="00000149">
      <w:pPr>
        <w:spacing w:after="160" w:line="276" w:lineRule="auto"/>
        <w:jc w:val="both"/>
        <w:rPr/>
      </w:pPr>
      <w:r>
        <w:rPr>
          <w:b w:val="1"/>
          <w:bCs w:val="1"/>
          <w:rtl w:val="0"/>
        </w:rPr>
        <w:t xml:space="preserve">Fase 1 — Agente de singles. </w:t>
      </w:r>
      <w:r>
        <w:rPr>
          <w:rtl w:val="0"/>
        </w:rPr>
        <w:t xml:space="preserve">El trabajo comenzó por el caso más sencillo: combates individuales en formato de batalla aleatoria, el agente realizaba las acciones de forma totalmente aleatoria. Más adelante, se pasó a un modelo que tenía en cuenta los movimientos supereficaces a la hora de decidir cómo atacar. Por último, en esta primera fase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rsidR="00000000" w:rsidDel="00000000" w:rsidP="00000000" w:rsidRDefault="00000000" w:rsidRPr="00000000" w14:paraId="0000014A">
      <w:pPr>
        <w:spacing w:after="160" w:line="276" w:lineRule="auto"/>
        <w:jc w:val="both"/>
        <w:rPr/>
      </w:pPr>
      <w:r>
        <w:rPr>
          <w:rtl w:val="0"/>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rsidR="00000000" w:rsidDel="00000000" w:rsidP="00000000" w:rsidRDefault="00000000" w:rsidRPr="00000000" w14:paraId="0000014B">
      <w:pPr>
        <w:spacing w:after="160" w:line="276" w:lineRule="auto"/>
        <w:jc w:val="both"/>
        <w:rPr/>
      </w:pPr>
      <w:r>
        <w:rPr>
          <w:b w:val="1"/>
          <w:bCs w:val="1"/>
          <w:rtl w:val="0"/>
        </w:rPr>
        <w:t xml:space="preserve">Fase 2 — Extensión a dobles VGC. </w:t>
      </w:r>
      <w:r>
        <w:rPr>
          <w:rtl w:val="0"/>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 Preview. Durante esta fase se detectaron y resolvieron diversos problemas de sincronización y de conversión de acciones a órdenes del simulador.</w:t>
      </w:r>
    </w:p>
    <w:p w:rsidR="00000000" w:rsidDel="00000000" w:rsidP="00000000" w:rsidRDefault="00000000" w:rsidRPr="00000000" w14:paraId="0000014C">
      <w:pPr>
        <w:spacing w:after="160" w:line="276" w:lineRule="auto"/>
        <w:jc w:val="both"/>
        <w:rPr/>
      </w:pPr>
      <w:r>
        <w:rPr>
          <w:rtl w:val="0"/>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rsidR="00000000" w:rsidDel="00000000" w:rsidP="00000000" w:rsidRDefault="00000000" w:rsidRPr="00000000" w14:paraId="0000014D">
      <w:pPr>
        <w:spacing w:after="160" w:line="276" w:lineRule="auto"/>
        <w:jc w:val="both"/>
        <w:rPr/>
      </w:pPr>
      <w:r>
        <w:rPr>
          <w:b w:val="1"/>
          <w:bCs w:val="1"/>
          <w:rtl w:val="0"/>
        </w:rPr>
        <w:t xml:space="preserve">Fase 3 — Enmascaramiento de acciones. </w:t>
      </w:r>
      <w:r>
        <w:rPr>
          <w:rtl w:val="0"/>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sólo considerase en cada turno las jugadas legales. La máscara se obtiene del propio simulador, lo que garantiza su validez.</w:t>
      </w:r>
    </w:p>
    <w:p w:rsidR="00000000" w:rsidDel="00000000" w:rsidP="00000000" w:rsidRDefault="00000000" w:rsidRPr="00000000" w14:paraId="0000014E">
      <w:pPr>
        <w:spacing w:after="160" w:line="276" w:lineRule="auto"/>
        <w:jc w:val="both"/>
        <w:rPr/>
      </w:pPr>
      <w:r>
        <w:rPr>
          <w:b w:val="1"/>
          <w:bCs w:val="1"/>
          <w:rtl w:val="0"/>
        </w:rPr>
        <w:t xml:space="preserve">Fase 4 — Observación rica. </w:t>
      </w:r>
      <w:r>
        <w:rPr>
          <w:rtl w:val="0"/>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rica es la que «ve» el agente y constituye una de las decisiones de diseño más determinantes del trabajo.</w:t>
      </w:r>
    </w:p>
    <w:p w:rsidR="00000000" w:rsidDel="00000000" w:rsidP="00000000" w:rsidRDefault="00000000" w:rsidRPr="00000000" w14:paraId="0000014F">
      <w:pPr>
        <w:spacing w:after="160" w:line="276" w:lineRule="auto"/>
        <w:jc w:val="both"/>
        <w:rPr/>
      </w:pPr>
      <w:r>
        <w:rPr>
          <w:b w:val="1"/>
          <w:bCs w:val="1"/>
          <w:rtl w:val="0"/>
        </w:rPr>
        <w:t xml:space="preserve">Fase 5 — Comparativa de arquitecturas (MLP y Transformer). </w:t>
      </w:r>
      <w:r>
        <w:rPr>
          <w:rtl w:val="0"/>
        </w:rPr>
        <w:t xml:space="preserve">Sobre la observación rica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rsidR="00000000" w:rsidDel="00000000" w:rsidP="00000000" w:rsidRDefault="00000000" w:rsidRPr="00000000" w14:paraId="00000150">
      <w:pPr>
        <w:spacing w:after="160" w:line="276" w:lineRule="auto"/>
        <w:jc w:val="both"/>
        <w:rPr/>
      </w:pPr>
      <w:r>
        <w:rPr>
          <w:b w:val="1"/>
          <w:bCs w:val="1"/>
          <w:rtl w:val="0"/>
        </w:rPr>
        <w:t xml:space="preserve">Fase 6 — Regímenes de oponente y self-play. </w:t>
      </w:r>
      <w:r>
        <w:rPr>
          <w:rtl w:val="0"/>
        </w:rPr>
        <w:t xml:space="preserve">Se añadieron distintos tipos de rival para el entrenamiento: aleatorio,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rsidR="00000000" w:rsidDel="00000000" w:rsidP="00000000" w:rsidRDefault="00000000" w:rsidRPr="00000000" w14:paraId="00000151">
      <w:pPr>
        <w:spacing w:after="160" w:line="276" w:lineRule="auto"/>
        <w:jc w:val="both"/>
        <w:rPr/>
      </w:pPr>
      <w:r>
        <w:rPr>
          <w:rtl w:val="0"/>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rsidR="00000000" w:rsidDel="00000000" w:rsidP="00000000" w:rsidRDefault="00000000" w:rsidRPr="00000000" w14:paraId="00000152">
      <w:pPr>
        <w:spacing w:after="160" w:line="276" w:lineRule="auto"/>
        <w:jc w:val="both"/>
        <w:rPr/>
      </w:pPr>
      <w:r>
        <w:rPr>
          <w:b w:val="1"/>
          <w:bCs w:val="1"/>
          <w:rtl w:val="0"/>
        </w:rPr>
        <w:t xml:space="preserve">Fase 7 — Intento de clonación de comportamiento (Behaviour Cloning). </w:t>
      </w:r>
      <w:r>
        <w:rPr>
          <w:rtl w:val="0"/>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rsidR="00000000" w:rsidDel="00000000" w:rsidP="00000000" w:rsidRDefault="00000000" w:rsidRPr="00000000" w14:paraId="00000153">
      <w:pPr>
        <w:spacing w:after="160" w:line="276" w:lineRule="auto"/>
        <w:jc w:val="both"/>
        <w:rPr/>
      </w:pPr>
      <w:r>
        <w:rPr>
          <w:b w:val="1"/>
          <w:bCs w:val="1"/>
          <w:rtl w:val="0"/>
        </w:rPr>
        <w:t xml:space="preserve">Fase 8 — Estabilidad del servidor. </w:t>
      </w:r>
      <w:r>
        <w:rPr>
          <w:rtl w:val="0"/>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rsidR="00000000" w:rsidDel="00000000" w:rsidP="00000000" w:rsidRDefault="00000000" w:rsidRPr="00000000" w14:paraId="00000154">
      <w:pPr>
        <w:pStyle w:val="Heading3"/>
        <w:rPr>
          <w:color w:val="000000"/>
        </w:rPr>
      </w:pPr>
      <w:bookmarkStart w:colFirst="0" w:colLast="0" w:name="_heading=h.5jxh42p79rmc" w:id="35"/>
      <w:bookmarkEnd w:id="35"/>
      <w:r>
        <w:rPr>
          <w:color w:val="000000"/>
          <w:rtl w:val="0"/>
        </w:rPr>
        <w:t xml:space="preserve">5.3.3. Diseño de la observación</w:t>
      </w:r>
    </w:p>
    <w:p w:rsidR="00000000" w:rsidDel="00000000" w:rsidP="00000000" w:rsidRDefault="00000000" w:rsidRPr="00000000" w14:paraId="00000155">
      <w:pPr>
        <w:spacing w:after="160" w:line="276" w:lineRule="auto"/>
        <w:jc w:val="both"/>
        <w:rPr/>
      </w:pPr>
      <w:r>
        <w:rPr>
          <w:rtl w:val="0"/>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rsidR="00000000" w:rsidDel="00000000" w:rsidP="00000000" w:rsidRDefault="00000000" w:rsidRPr="00000000" w14:paraId="00000156">
      <w:pPr>
        <w:spacing w:after="160" w:line="276" w:lineRule="auto"/>
        <w:jc w:val="both"/>
        <w:rPr/>
      </w:pPr>
      <w:r>
        <w:rPr>
          <w:rtl w:val="0"/>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160"/>
        <w:gridCol w:w="1600"/>
        <w:tblGridChange w:id="0">
          <w:tblGrid>
            <w:gridCol w:w="2600"/>
            <w:gridCol w:w="51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7">
            <w:pPr>
              <w:rPr/>
            </w:pPr>
            <w:r>
              <w:rPr>
                <w:b w:val="1"/>
                <w:bCs w:val="1"/>
                <w:sz w:val="20"/>
                <w:szCs w:val="20"/>
                <w:rtl w:val="0"/>
              </w:rPr>
              <w:t xml:space="preserve">Bloque</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8">
            <w:pPr>
              <w:rPr/>
            </w:pPr>
            <w:r>
              <w:rPr>
                <w:b w:val="1"/>
                <w:bCs w:val="1"/>
                <w:sz w:val="20"/>
                <w:szCs w:val="20"/>
                <w:rtl w:val="0"/>
              </w:rPr>
              <w:t xml:space="preserve">Contenido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59">
            <w:pPr>
              <w:rPr/>
            </w:pPr>
            <w:r>
              <w:rPr>
                <w:b w:val="1"/>
                <w:bCs w:val="1"/>
                <w:sz w:val="20"/>
                <w:szCs w:val="20"/>
                <w:rtl w:val="0"/>
              </w:rPr>
              <w:t xml:space="preserve">Dimensión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A">
            <w:pPr>
              <w:rPr/>
            </w:pPr>
            <w:r>
              <w:rPr>
                <w:sz w:val="20"/>
                <w:szCs w:val="20"/>
                <w:rtl w:val="0"/>
              </w:rPr>
              <w:t xml:space="preserve">Global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B">
            <w:pPr>
              <w:rPr/>
            </w:pPr>
            <w:r>
              <w:rPr>
                <w:sz w:val="20"/>
                <w:szCs w:val="20"/>
                <w:rtl w:val="0"/>
              </w:rPr>
              <w:t xml:space="preserve">Clima (8), terreno/campos (6) y turno (1)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C">
            <w:pPr>
              <w:rPr/>
            </w:pPr>
            <w:r>
              <w:rPr>
                <w:sz w:val="20"/>
                <w:szCs w:val="20"/>
                <w:rtl w:val="0"/>
              </w:rPr>
              <w:t xml:space="preserve">15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D">
            <w:pPr>
              <w:rPr/>
            </w:pPr>
            <w:r>
              <w:rPr>
                <w:sz w:val="20"/>
                <w:szCs w:val="20"/>
                <w:rtl w:val="0"/>
              </w:rPr>
              <w:t xml:space="preserve">Condiciones de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E">
            <w:pPr>
              <w:rPr/>
            </w:pPr>
            <w:r>
              <w:rPr>
                <w:sz w:val="20"/>
                <w:szCs w:val="20"/>
                <w:rtl w:val="0"/>
              </w:rPr>
              <w:t xml:space="preserve">10 por bando (propio y rival)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5F">
            <w:pPr>
              <w:rPr/>
            </w:pPr>
            <w:r>
              <w:rPr>
                <w:sz w:val="20"/>
                <w:szCs w:val="20"/>
                <w:rtl w:val="0"/>
              </w:rPr>
              <w:t xml:space="preserve">20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0">
            <w:pPr>
              <w:rPr/>
            </w:pPr>
            <w:r>
              <w:rPr>
                <w:sz w:val="20"/>
                <w:szCs w:val="20"/>
                <w:rtl w:val="0"/>
              </w:rPr>
              <w:t xml:space="preserve">Pokémon activos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1">
            <w:pPr>
              <w:rPr/>
            </w:pPr>
            <w:r>
              <w:rPr>
                <w:sz w:val="20"/>
                <w:szCs w:val="20"/>
                <w:rtl w:val="0"/>
              </w:rPr>
              <w:t xml:space="preserve">40 por Pokémon (2 propios + 2 rivales)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2">
            <w:pPr>
              <w:rPr/>
            </w:pPr>
            <w:r>
              <w:rPr>
                <w:sz w:val="20"/>
                <w:szCs w:val="20"/>
                <w:rtl w:val="0"/>
              </w:rPr>
              <w:t xml:space="preserve">160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3">
            <w:pPr>
              <w:rPr/>
            </w:pPr>
            <w:r>
              <w:rPr>
                <w:sz w:val="20"/>
                <w:szCs w:val="20"/>
                <w:rtl w:val="0"/>
              </w:rPr>
              <w:t xml:space="preserve">Pokémon en banco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4">
            <w:pPr>
              <w:rPr/>
            </w:pPr>
            <w:r>
              <w:rPr>
                <w:sz w:val="20"/>
                <w:szCs w:val="20"/>
                <w:rtl w:val="0"/>
              </w:rPr>
              <w:t xml:space="preserve">26 por Pokémon (hasta 4 por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5">
            <w:pPr>
              <w:rPr/>
            </w:pPr>
            <w:r>
              <w:rPr>
                <w:sz w:val="20"/>
                <w:szCs w:val="20"/>
                <w:rtl w:val="0"/>
              </w:rPr>
              <w:t xml:space="preserve">208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6">
            <w:pPr>
              <w:rPr/>
            </w:pPr>
            <w:r>
              <w:rPr>
                <w:sz w:val="20"/>
                <w:szCs w:val="20"/>
                <w:rtl w:val="0"/>
              </w:rPr>
              <w:t xml:space="preserve">Movimientos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7">
            <w:pPr>
              <w:rPr/>
            </w:pPr>
            <w:r>
              <w:rPr>
                <w:sz w:val="20"/>
                <w:szCs w:val="20"/>
                <w:rtl w:val="0"/>
              </w:rPr>
              <w:t xml:space="preserve">34 por movimiento (4 por activo propio)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8">
            <w:pPr>
              <w:rPr/>
            </w:pPr>
            <w:r>
              <w:rPr>
                <w:sz w:val="20"/>
                <w:szCs w:val="20"/>
                <w:rtl w:val="0"/>
              </w:rPr>
              <w:t xml:space="preserve">272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9">
            <w:pPr>
              <w:rPr/>
            </w:pPr>
            <w:r>
              <w:rPr>
                <w:sz w:val="20"/>
                <w:szCs w:val="20"/>
                <w:rtl w:val="0"/>
              </w:rPr>
              <w:t xml:space="preserve">Total (dobles)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A">
            <w:pPr>
              <w:rPr/>
            </w:pPr>
            <w:r>
              <w:rPr>
                <w:sz w:val="20"/>
                <w:szCs w:val="20"/>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B">
            <w:pPr>
              <w:rPr/>
            </w:pPr>
            <w:r>
              <w:rPr>
                <w:sz w:val="20"/>
                <w:szCs w:val="20"/>
                <w:rtl w:val="0"/>
              </w:rPr>
              <w:t xml:space="preserve">675</w:t>
            </w:r>
            <w:r>
              <w:rPr>
                <w:rtl w:val="0"/>
              </w:rPr>
            </w:r>
          </w:p>
        </w:tc>
      </w:tr>
    </w:tbl>
    <w:p w:rsidR="00000000" w:rsidDel="00000000" w:rsidP="00000000" w:rsidRDefault="00000000" w:rsidRPr="00000000" w14:paraId="0000016C">
      <w:pPr>
        <w:spacing w:after="180" w:lineRule="auto"/>
        <w:jc w:val="center"/>
        <w:rPr/>
      </w:pPr>
      <w:r>
        <w:rPr>
          <w:i w:val="1"/>
          <w:iCs w:val="1"/>
          <w:sz w:val="18"/>
          <w:szCs w:val="18"/>
          <w:rtl w:val="0"/>
        </w:rPr>
        <w:t xml:space="preserve">Tabla 3. Composición de la observación rica del agente en combates dobles (675 componentes). En singles la observación equivalente tiene 507 componentes.</w:t>
      </w:r>
      <w:r>
        <w:rPr>
          <w:rtl w:val="0"/>
        </w:rPr>
      </w:r>
    </w:p>
    <w:p w:rsidR="00000000" w:rsidDel="00000000" w:rsidP="00000000" w:rsidRDefault="00000000" w:rsidRPr="00000000" w14:paraId="0000016D">
      <w:pPr>
        <w:spacing w:after="160" w:line="276" w:lineRule="auto"/>
        <w:jc w:val="both"/>
        <w:rPr/>
      </w:pPr>
      <w:r>
        <w:rPr>
          <w:rtl w:val="0"/>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rsidR="00000000" w:rsidDel="00000000" w:rsidP="00000000" w:rsidRDefault="00000000" w:rsidRPr="00000000" w14:paraId="0000016E">
      <w:pPr>
        <w:pStyle w:val="Heading3"/>
        <w:rPr>
          <w:color w:val="000000"/>
        </w:rPr>
      </w:pPr>
      <w:bookmarkStart w:colFirst="0" w:colLast="0" w:name="_heading=h.ftflvximbuje" w:id="36"/>
      <w:bookmarkEnd w:id="36"/>
      <w:r>
        <w:rPr>
          <w:color w:val="000000"/>
          <w:rtl w:val="0"/>
        </w:rPr>
        <w:t xml:space="preserve">5.3.4. Función de recompensa</w:t>
      </w:r>
    </w:p>
    <w:p w:rsidR="00000000" w:rsidDel="00000000" w:rsidP="00000000" w:rsidRDefault="00000000" w:rsidRPr="00000000" w14:paraId="0000016F">
      <w:pPr>
        <w:spacing w:after="160" w:line="276" w:lineRule="auto"/>
        <w:jc w:val="both"/>
        <w:rPr/>
      </w:pPr>
      <w:sdt>
        <w:sdtPr>
          <w:id w:val="1597467788"/>
          <w:tag w:val="goog_rdk_1"/>
        </w:sdtPr>
        <w:sdtContent>
          <w:r>
            <w:rPr>
              <w:rFonts w:ascii="Arial Unicode MS" w:cs="Arial Unicode MS" w:eastAsia="Arial Unicode MS" w:hAnsi="Arial Unicode MS"/>
              <w:rtl w:val="0"/>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sdtContent>
      </w:sdt>
    </w:p>
    <w:p w:rsidR="00000000" w:rsidDel="00000000" w:rsidP="00000000" w:rsidRDefault="00000000" w:rsidRPr="00000000" w14:paraId="00000170">
      <w:pPr>
        <w:pStyle w:val="Heading3"/>
        <w:rPr>
          <w:color w:val="000000"/>
        </w:rPr>
      </w:pPr>
      <w:bookmarkStart w:colFirst="0" w:colLast="0" w:name="_heading=h.wtydg4ude7yy" w:id="37"/>
      <w:bookmarkEnd w:id="37"/>
      <w:r>
        <w:rPr>
          <w:color w:val="000000"/>
          <w:rtl w:val="0"/>
        </w:rPr>
        <w:t xml:space="preserve">5.3.5. Arquitecturas de red: perceptrón multicapa y Transformer</w:t>
      </w:r>
    </w:p>
    <w:p w:rsidR="00000000" w:rsidDel="00000000" w:rsidP="00000000" w:rsidRDefault="00000000" w:rsidRPr="00000000" w14:paraId="00000171">
      <w:pPr>
        <w:spacing w:after="160" w:line="276" w:lineRule="auto"/>
        <w:jc w:val="both"/>
        <w:rPr/>
      </w:pPr>
      <w:r>
        <w:rPr>
          <w:rtl w:val="0"/>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rsidR="00000000" w:rsidDel="00000000" w:rsidP="00000000" w:rsidRDefault="00000000" w:rsidRPr="00000000" w14:paraId="00000172">
      <w:pPr>
        <w:spacing w:after="160" w:line="276" w:lineRule="auto"/>
        <w:jc w:val="both"/>
        <w:rPr/>
      </w:pPr>
      <w:r>
        <w:rPr>
          <w:rtl w:val="0"/>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lo que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rsidR="00000000" w:rsidDel="00000000" w:rsidP="00000000" w:rsidRDefault="00000000" w:rsidRPr="00000000" w14:paraId="00000173">
      <w:pPr>
        <w:spacing w:after="160" w:line="276" w:lineRule="auto"/>
        <w:jc w:val="both"/>
        <w:rPr/>
      </w:pPr>
      <w:r>
        <w:rPr>
          <w:rtl w:val="0"/>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p>
    <w:p w:rsidR="00000000" w:rsidDel="00000000" w:rsidP="00000000" w:rsidRDefault="00000000" w:rsidRPr="00000000" w14:paraId="00000174">
      <w:pPr>
        <w:pStyle w:val="Heading3"/>
        <w:rPr>
          <w:color w:val="000000"/>
        </w:rPr>
      </w:pPr>
      <w:bookmarkStart w:colFirst="0" w:colLast="0" w:name="_heading=h.fzo2ai45raqh" w:id="38"/>
      <w:bookmarkEnd w:id="38"/>
      <w:r>
        <w:rPr>
          <w:color w:val="000000"/>
          <w:rtl w:val="0"/>
        </w:rPr>
        <w:t xml:space="preserve">5.3.6. Configuración del entrenamiento</w:t>
      </w:r>
    </w:p>
    <w:p w:rsidR="00000000" w:rsidDel="00000000" w:rsidP="00000000" w:rsidRDefault="00000000" w:rsidRPr="00000000" w14:paraId="00000175">
      <w:pPr>
        <w:spacing w:after="160" w:line="276" w:lineRule="auto"/>
        <w:jc w:val="both"/>
        <w:rPr/>
      </w:pPr>
      <w:r>
        <w:rPr>
          <w:rtl w:val="0"/>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6">
            <w:pPr>
              <w:rPr/>
            </w:pPr>
            <w:r>
              <w:rPr>
                <w:b w:val="1"/>
                <w:bCs w:val="1"/>
                <w:sz w:val="20"/>
                <w:szCs w:val="20"/>
                <w:rtl w:val="0"/>
              </w:rPr>
              <w:t xml:space="preserve">Hiperparámetro</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77">
            <w:pPr>
              <w:rPr/>
            </w:pPr>
            <w:r>
              <w:rPr>
                <w:b w:val="1"/>
                <w:bCs w:val="1"/>
                <w:sz w:val="20"/>
                <w:szCs w:val="20"/>
                <w:rtl w:val="0"/>
              </w:rPr>
              <w:t xml:space="preserve">Valor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8">
            <w:pPr>
              <w:rPr/>
            </w:pPr>
            <w:r>
              <w:rPr>
                <w:sz w:val="20"/>
                <w:szCs w:val="20"/>
                <w:rtl w:val="0"/>
              </w:rPr>
              <w:t xml:space="preserve">Algoritmo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9">
            <w:pPr>
              <w:rPr/>
            </w:pPr>
            <w:r>
              <w:rPr>
                <w:sz w:val="20"/>
                <w:szCs w:val="20"/>
                <w:rtl w:val="0"/>
              </w:rPr>
              <w:t xml:space="preserve">MaskablePPO (PPO con enmascaramiento)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A">
            <w:pPr>
              <w:rPr/>
            </w:pPr>
            <w:r>
              <w:rPr>
                <w:sz w:val="20"/>
                <w:szCs w:val="20"/>
                <w:rtl w:val="0"/>
              </w:rPr>
              <w:t xml:space="preserve">Pasos por rollout (n_steps)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B">
            <w:pPr>
              <w:rPr/>
            </w:pPr>
            <w:r>
              <w:rPr>
                <w:sz w:val="20"/>
                <w:szCs w:val="20"/>
                <w:rtl w:val="0"/>
              </w:rPr>
              <w:t xml:space="preserve">2048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C">
            <w:pPr>
              <w:rPr/>
            </w:pPr>
            <w:r>
              <w:rPr>
                <w:sz w:val="20"/>
                <w:szCs w:val="20"/>
                <w:rtl w:val="0"/>
              </w:rPr>
              <w:t xml:space="preserve">Tamaño de lote (batch_size)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D">
            <w:pPr>
              <w:rPr/>
            </w:pPr>
            <w:r>
              <w:rPr>
                <w:sz w:val="20"/>
                <w:szCs w:val="20"/>
                <w:rtl w:val="0"/>
              </w:rPr>
              <w:t xml:space="preserve">256</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E">
            <w:pPr>
              <w:rPr/>
            </w:pPr>
            <w:r>
              <w:rPr>
                <w:sz w:val="20"/>
                <w:szCs w:val="20"/>
                <w:rtl w:val="0"/>
              </w:rPr>
              <w:t xml:space="preserve">Épocas por actualización (n_epochs)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F">
            <w:pPr>
              <w:rPr/>
            </w:pPr>
            <w:r>
              <w:rPr>
                <w:sz w:val="20"/>
                <w:szCs w:val="20"/>
                <w:rtl w:val="0"/>
              </w:rPr>
              <w:t xml:space="preserve">10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0">
            <w:pPr>
              <w:rPr/>
            </w:pPr>
            <w:r>
              <w:rPr>
                <w:sz w:val="20"/>
                <w:szCs w:val="20"/>
                <w:rtl w:val="0"/>
              </w:rPr>
              <w:t xml:space="preserve">Factor de descuento (gamma)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1">
            <w:pPr>
              <w:rPr/>
            </w:pPr>
            <w:r>
              <w:rPr>
                <w:sz w:val="20"/>
                <w:szCs w:val="20"/>
                <w:rtl w:val="0"/>
              </w:rPr>
              <w:t xml:space="preserve">0,99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2">
            <w:pPr>
              <w:rPr/>
            </w:pPr>
            <w:r>
              <w:rPr>
                <w:sz w:val="20"/>
                <w:szCs w:val="20"/>
                <w:rtl w:val="0"/>
              </w:rPr>
              <w:t xml:space="preserve">GAE lambda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3">
            <w:pPr>
              <w:rPr/>
            </w:pPr>
            <w:r>
              <w:rPr>
                <w:sz w:val="20"/>
                <w:szCs w:val="20"/>
                <w:rtl w:val="0"/>
              </w:rPr>
              <w:t xml:space="preserve">0,95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4">
            <w:pPr>
              <w:rPr/>
            </w:pPr>
            <w:r>
              <w:rPr>
                <w:sz w:val="20"/>
                <w:szCs w:val="20"/>
                <w:rtl w:val="0"/>
              </w:rPr>
              <w:t xml:space="preserve">Rango de recorte (clip_range)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5">
            <w:pPr>
              <w:rPr/>
            </w:pPr>
            <w:r>
              <w:rPr>
                <w:sz w:val="20"/>
                <w:szCs w:val="20"/>
                <w:rtl w:val="0"/>
              </w:rPr>
              <w:t xml:space="preserve">0,2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6">
            <w:pPr>
              <w:rPr/>
            </w:pPr>
            <w:r>
              <w:rPr>
                <w:sz w:val="20"/>
                <w:szCs w:val="20"/>
                <w:rtl w:val="0"/>
              </w:rPr>
              <w:t xml:space="preserve">Coeficiente de entropía (ent_coef)</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7">
            <w:pPr>
              <w:rPr/>
            </w:pPr>
            <w:r>
              <w:rPr>
                <w:sz w:val="20"/>
                <w:szCs w:val="20"/>
                <w:rtl w:val="0"/>
              </w:rPr>
              <w:t xml:space="preserve">0,01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8">
            <w:pPr>
              <w:rPr/>
            </w:pPr>
            <w:r>
              <w:rPr>
                <w:sz w:val="20"/>
                <w:szCs w:val="20"/>
                <w:rtl w:val="0"/>
              </w:rPr>
              <w:t xml:space="preserve">Tasa de aprendizaje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9">
            <w:pPr>
              <w:rPr/>
            </w:pPr>
            <w:r>
              <w:rPr>
                <w:sz w:val="20"/>
                <w:szCs w:val="20"/>
                <w:rtl w:val="0"/>
              </w:rPr>
              <w:t xml:space="preserve">3e-4 con decaimiento lineal a 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A">
            <w:pPr>
              <w:rPr/>
            </w:pPr>
            <w:r>
              <w:rPr>
                <w:sz w:val="20"/>
                <w:szCs w:val="20"/>
                <w:rtl w:val="0"/>
              </w:rPr>
              <w:t xml:space="preserve">Arquitectura (red base)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B">
            <w:pPr>
              <w:rPr/>
            </w:pPr>
            <w:r>
              <w:rPr>
                <w:sz w:val="20"/>
                <w:szCs w:val="20"/>
                <w:rtl w:val="0"/>
              </w:rPr>
              <w:t xml:space="preserve">MLP [256, 256] o Transformer + [128, 128]</w:t>
            </w:r>
            <w:r>
              <w:rPr>
                <w:rtl w:val="0"/>
              </w:rPr>
            </w:r>
          </w:p>
        </w:tc>
      </w:tr>
    </w:tbl>
    <w:p w:rsidR="00000000" w:rsidDel="00000000" w:rsidP="00000000" w:rsidRDefault="00000000" w:rsidRPr="00000000" w14:paraId="0000018C">
      <w:pPr>
        <w:spacing w:after="180" w:lineRule="auto"/>
        <w:jc w:val="center"/>
        <w:rPr>
          <w:i w:val="1"/>
          <w:iCs w:val="1"/>
          <w:sz w:val="18"/>
          <w:szCs w:val="18"/>
        </w:rPr>
      </w:pPr>
      <w:r>
        <w:rPr>
          <w:i w:val="1"/>
          <w:iCs w:val="1"/>
          <w:sz w:val="18"/>
          <w:szCs w:val="18"/>
          <w:rtl w:val="0"/>
        </w:rPr>
        <w:t xml:space="preserve">Tabla 4. Hiperparámetros principales del entrenamiento por refuerzo.</w:t>
      </w:r>
    </w:p>
    <w:p w:rsidR="00000000" w:rsidDel="00000000" w:rsidP="00000000" w:rsidRDefault="00000000" w:rsidRPr="00000000" w14:paraId="0000018D">
      <w:pPr>
        <w:spacing w:after="160" w:line="276" w:lineRule="auto"/>
        <w:jc w:val="both"/>
        <w:rPr/>
      </w:pPr>
      <w:r>
        <w:rPr>
          <w:b w:val="1"/>
          <w:bCs w:val="1"/>
          <w:rtl w:val="0"/>
        </w:rPr>
        <w:t xml:space="preserve">Flujo del bucle de entrenamiento. </w:t>
      </w:r>
      <w:r>
        <w:rPr>
          <w:rtl w:val="0"/>
        </w:rPr>
        <w:t xml:space="preserve">El entrenamiento sigue el ciclo habitual del aprendizaje por refuerzo, repetido a lo largo de cientos de miles o millones de pasos. (1) Al inicio de cada combate, el entorno se reinicia y, en los formatos VGC, se resuelve la fase de teampreview. (2) En cada turno, el entorno construye la observación del estado actual y la máscara de acciones legales. (3) La política (PPO) recibe la observación y la máscara y predice una acción para el agente; en paralelo, el oponente decide la suya (aleatoria válida, heurística o, en self-play, con la propia política en entrenamiento). (4) Ambas acciones se traducen a órdenes y se envían al servidor, que ejecuta el turno y devuelve el nuevo estado. (5) El entorno calcula la recompensa (apartado 5.3.4) y entrega la observación resultante. (6) Las experiencias (estado, acción, recompensa) se acumulan en ciclos (rollouts) de tamaño fijo y, al completarse cada ciclo, PPO actualiza los pesos de la red. El proceso se repite hasta alcanzar el número total de pasos fijado, guardando puntos de control (checkpoints) periódicos y registrando las métricas en TensorBoard.</w:t>
      </w:r>
    </w:p>
    <w:p w:rsidR="00000000" w:rsidDel="00000000" w:rsidP="00000000" w:rsidRDefault="00000000" w:rsidRPr="00000000" w14:paraId="0000018E">
      <w:pPr>
        <w:rPr/>
      </w:pPr>
      <w:r>
        <w:rPr>
          <w:rtl w:val="0"/>
        </w:rPr>
      </w:r>
    </w:p>
    <w:p w:rsidR="00000000" w:rsidDel="00000000" w:rsidP="00000000" w:rsidRDefault="00000000" w:rsidRPr="00000000" w14:paraId="0000018F">
      <w:pPr>
        <w:rPr/>
      </w:pPr>
      <w:r>
        <w:rPr>
          <w:rtl w:val="0"/>
        </w:rPr>
      </w:r>
    </w:p>
    <w:p w:rsidR="00000000" w:rsidDel="00000000" w:rsidP="00000000" w:rsidRDefault="00000000" w:rsidRPr="00000000" w14:paraId="00000190">
      <w:pPr>
        <w:rPr/>
      </w:pPr>
      <w:r>
        <w:rPr>
          <w:rtl w:val="0"/>
        </w:rPr>
      </w:r>
    </w:p>
    <w:p w:rsidR="00000000" w:rsidDel="00000000" w:rsidP="00000000" w:rsidRDefault="00000000" w:rsidRPr="00000000" w14:paraId="00000191">
      <w:pPr>
        <w:rPr/>
      </w:pPr>
      <w:r>
        <w:rPr>
          <w:rtl w:val="0"/>
        </w:rPr>
      </w:r>
    </w:p>
    <w:p w:rsidR="00000000" w:rsidDel="00000000" w:rsidP="00000000" w:rsidRDefault="00000000" w:rsidRPr="00000000" w14:paraId="00000192">
      <w:pPr>
        <w:pStyle w:val="Heading3"/>
        <w:rPr>
          <w:color w:val="000000"/>
        </w:rPr>
      </w:pPr>
      <w:bookmarkStart w:colFirst="0" w:colLast="0" w:name="_heading=h.zhqgddglsfbx" w:id="39"/>
      <w:bookmarkEnd w:id="39"/>
      <w:r>
        <w:rPr>
          <w:color w:val="000000"/>
          <w:rtl w:val="0"/>
        </w:rPr>
        <w:t xml:space="preserve">5.3.7. Robustez frente a fallos del servidor</w:t>
      </w:r>
    </w:p>
    <w:p w:rsidR="00000000" w:rsidDel="00000000" w:rsidP="00000000" w:rsidRDefault="00000000" w:rsidRPr="00000000" w14:paraId="00000193">
      <w:pPr>
        <w:spacing w:after="160" w:line="276" w:lineRule="auto"/>
        <w:jc w:val="both"/>
        <w:rPr>
          <w:del w:id="9055" w:author="Claude" w:date="2026-05-27T12:00:00Z"/>
          <w:b w:val="1"/>
          <w:bCs w:val="1"/>
          <w:sz w:val="23"/>
          <w:szCs w:val="23"/>
        </w:rPr>
      </w:pPr>
      <w:del w:id="9056" w:author="Claude" w:date="2026-05-27T12:00:00Z">
        <w:r>
          <w:rPr>
            <w:rtl w:val="0"/>
          </w:rPr>
          <w:delText xml:space="preserve">Los entrenamientos prolongados de dobles requieren miles de combates consecutivos, durante los cuales pueden producirse fallos de comunicación con el servidor. Para que una sesión larga no se interrumpa por un incidente puntual, se incorporaron varios mecanismos de robustez: reintentos al iniciar un combate cuando el desafío no llega a establecerse; cierre forzado de combates que quedan «colgados» para evitar incoherencias en el reinicio; un vigilante (watchdog) que abandona un turno si tarda más de lo razonable y reconstruye el entorno con una conexión limpia; y la validación previa de los equipos para descartar los que no son legales en el formato. Adicionalmente, se adoptó la variante adaptada del servidor (que corrige la gestión de salas y los tiempos de espera) y se añadieron los formatos VGC vigentes que faltaban en ella. El conjunto de estas medidas permitió completar entrenamientos largos de forma fiable. Aún con estas medidas, debido al conocimiento limitado se puede afirmar que no son infalibles y, aunque con una gran menor frecuencia, los errores pueden seguir apareciendo.  </w:delText>
          <w:br w:type="textWrapping"/>
          <w:br w:type="textWrapping"/>
        </w:r>
      </w:del>
      <w:del w:id="9057" w:author="Claude" w:date="2026-05-27T12:00:00Z">
        <w:r>
          <w:rPr>
            <w:b w:val="1"/>
            <w:bCs w:val="1"/>
            <w:sz w:val="23"/>
            <w:szCs w:val="23"/>
            <w:rtl w:val="0"/>
          </w:rPr>
          <w:delText xml:space="preserve">5.3.8. Dificultades técnicas encontradas y soluciones</w:delText>
        </w:r>
      </w:del>
    </w:p>
    <w:p w:rsidR="00000000" w:rsidDel="00000000" w:rsidP="00000000" w:rsidRDefault="00000000" w:rsidRPr="00000000" w14:paraId="0B000020">
      <w:pPr>
        <w:spacing w:after="160" w:line="276" w:lineRule="auto"/>
        <w:jc w:val="both"/>
        <w:rPr>
          <w:ins w:id="9058" w:author="Claude" w:date="2026-05-27T12:00:00Z"/>
        </w:rPr>
      </w:pPr>
      <w:ins w:id="9059" w:author="Claude" w:date="2026-05-27T12:00:00Z">
        <w:r>
          <w:rPr>
            <w:rtl w:val="0"/>
          </w:rPr>
          <w:t xml:space="preserve">Los entrenamientos prolongados de dobles encadenan miles de combates sobre una conexión por websocket con el servidor local; a lo largo de tantas horas, los fallos de comunicación y los bloqueos resultan inevitables, y el objetivo de esta capa de robustez fue que un incidente puntual no abortara una sesión de varias horas. La primera fuente de problemas era el propio servidor: la versión estándar sufría bloqueos esporádicos por su gestión de las salas y de los tiempos de espera en los combates largos de dobles. Por ello se adoptó una variante adaptada del servidor que corrige ese comportamiento y se le añadieron los formatos VGC vigentes que faltaban. Como salvaguarda adicional se activó el temporizador de combate del propio servidor, de modo que una batalla atascada termine por tiempo en lugar de quedarse esperando indefinidamente.</w:t>
        </w:r>
      </w:ins>
    </w:p>
    <w:p w:rsidR="00000000" w:rsidDel="00000000" w:rsidP="00000000" w:rsidRDefault="00000000" w:rsidRPr="00000000" w14:paraId="0B000021">
      <w:pPr>
        <w:spacing w:after="160" w:line="276" w:lineRule="auto"/>
        <w:jc w:val="both"/>
        <w:rPr>
          <w:ins w:id="9060" w:author="Claude" w:date="2026-05-27T12:00:00Z"/>
        </w:rPr>
      </w:pPr>
      <w:ins w:id="9061" w:author="Claude" w:date="2026-05-27T12:00:00Z">
        <w:r>
          <w:rPr>
            <w:rtl w:val="0"/>
          </w:rPr>
          <w:t xml:space="preserve">Sobre esa base, el entorno incorpora una capa de recuperación en el lado del cliente. Cuando el desafío entre los dos agentes no llega a establecerse, poke-env lanza un error; para detectarlo cuanto antes se redujo el tiempo de espera del desafío (de un minuto a unos pocos segundos, de sobra holgado en una conexión local) y se reintenta reconstruyendo el entorno con una conexión limpia. Antes de cada reinicio se cierran de forma preventiva los combates que pudieran haber quedado pendientes, lo que evita que el simulador rechace el reinicio por tener batallas sin terminar. Y, dentro de un turno, un vigilante (watchdog) con un tiempo máximo abandona el combate si lo detecta atascado y dispara la reconstrucción del entorno, sin esperar al temporizador del servidor.</w:t>
        </w:r>
      </w:ins>
    </w:p>
    <w:p w:rsidR="00000000" w:rsidDel="00000000" w:rsidP="00000000" w:rsidRDefault="00000000" w:rsidRPr="00000000" w14:paraId="0B000022">
      <w:pPr>
        <w:spacing w:after="160" w:line="276" w:lineRule="auto"/>
        <w:jc w:val="both"/>
        <w:rPr>
          <w:ins w:id="9062" w:author="Claude" w:date="2026-05-27T12:00:00Z"/>
        </w:rPr>
      </w:pPr>
      <w:ins w:id="9063" w:author="Claude" w:date="2026-05-27T12:00:00Z">
        <w:r>
          <w:rPr>
            <w:rtl w:val="0"/>
          </w:rPr>
          <w:t xml:space="preserve">La reconstrucción del entorno exigió un cuidado particular: el cierre por defecto del entorno esperaba a que terminara la tarea de desafío pendiente, lo que —precisamente cuando ese desafío estaba colgado— bloqueaba el proceso de forma indefinida; fue necesario cerrar el entorno sin esperar a dicha tarea para que la propia recuperación no se congelara. A todo lo anterior se suma una validación previa de los equipos, que descarta antes de empezar los que no son legales en el formato. El conjunto de estas medidas —servidor adaptado, temporizadores, reintentos, cierre preventivo, watchdog y reconstrucción— permitió completar entrenamientos largos de forma fiable. No son infalibles y, por la propia naturaleza del sistema, algún error puede seguir apareciendo, pero con una frecuencia mucho menor.</w:t>
        </w:r>
      </w:ins>
    </w:p>
    <w:p w:rsidR="00000000" w:rsidDel="00000000" w:rsidP="00000000" w:rsidRDefault="00000000" w:rsidRPr="00000000" w14:paraId="0B000023">
      <w:pPr>
        <w:pStyle w:val="Heading3"/>
        <w:rPr>
          <w:ins w:id="9064" w:author="Claude" w:date="2026-05-27T12:00:00Z"/>
          <w:color w:val="000000"/>
        </w:rPr>
      </w:pPr>
      <w:ins w:id="9065" w:author="Claude" w:date="2026-05-27T12:00:00Z">
        <w:r>
          <w:rPr>
            <w:color w:val="000000"/>
            <w:rtl w:val="0"/>
          </w:rPr>
          <w:t xml:space="preserve">5.3.8. Dificultades técnicas encontradas y soluciones</w:t>
        </w:r>
      </w:ins>
    </w:p>
    <w:p w:rsidR="00000000" w:rsidDel="00000000" w:rsidP="00000000" w:rsidRDefault="00000000" w:rsidRPr="00000000" w14:paraId="00000194">
      <w:pPr>
        <w:spacing w:after="160" w:line="276" w:lineRule="auto"/>
        <w:jc w:val="both"/>
        <w:rPr/>
      </w:pPr>
      <w:r>
        <w:rPr>
          <w:rtl w:val="0"/>
        </w:rPr>
        <w:t xml:space="preserve">El desarrollo no estuvo exento de dificultades técnicas, varias de ellas propias de integrar bibliotecas en evolución con un simulador externo. Documentarlas tiene valor metodológico, pues su resolución constituyó una parte sustancial del trabajo. Las más relevantes fueron las siguientes:</w:t>
      </w:r>
    </w:p>
    <w:p w:rsidR="00000000" w:rsidDel="00000000" w:rsidP="00000000" w:rsidRDefault="00000000" w:rsidRPr="00000000" w14:paraId="00000195">
      <w:pPr>
        <w:spacing w:after="160" w:line="276" w:lineRule="auto"/>
        <w:jc w:val="both"/>
        <w:rPr/>
      </w:pPr>
      <w:r>
        <w:rPr>
          <w:b w:val="1"/>
          <w:bCs w:val="1"/>
          <w:rtl w:val="0"/>
        </w:rPr>
        <w:t xml:space="preserve">Sincronización asíncrono-síncrono. </w:t>
      </w:r>
      <w:r>
        <w:rPr>
          <w:rtl w:val="0"/>
        </w:rPr>
        <w:t xml:space="preserve">El combate en el simulador es asíncrono (mensajes por websocket), mientras que la interfaz Gymnasium es síncrona (reiniciar y avanzar paso a paso). Fue necesario un mecanismo que esperara la respuesta del servidor en cada paso, de modo que cada avance del entorno se correspondiera con un turno completo del combate.</w:t>
      </w:r>
    </w:p>
    <w:p w:rsidR="00000000" w:rsidDel="00000000" w:rsidP="00000000" w:rsidRDefault="00000000" w:rsidRPr="00000000" w14:paraId="00000196">
      <w:pPr>
        <w:spacing w:after="160" w:line="276" w:lineRule="auto"/>
        <w:jc w:val="both"/>
        <w:rPr/>
      </w:pPr>
      <w:r>
        <w:rPr>
          <w:b w:val="1"/>
          <w:bCs w:val="1"/>
          <w:rtl w:val="0"/>
        </w:rPr>
        <w:t xml:space="preserve">Conversión de jugadas en combates dobles. </w:t>
      </w:r>
      <w:r>
        <w:rPr>
          <w:rtl w:val="0"/>
        </w:rPr>
        <w:t xml:space="preserve">El envoltorio de un solo agente que ofrece poke-env traducía de forma incorrecta ciertas jugadas del rival a índices de acción en dobles, lo que interrumpía el entrenamiento. Se resolvió con un envoltorio propio que muestrea la acción del oponente directamente de la máscara de acciones legales, eliminando esa vía conflictiva y manteniendo la posibilidad de sustituir al rival por un jugador heurístico o una política entrenada.</w:t>
      </w:r>
    </w:p>
    <w:p w:rsidR="00000000" w:rsidDel="00000000" w:rsidP="00000000" w:rsidRDefault="00000000" w:rsidRPr="00000000" w14:paraId="00000197">
      <w:pPr>
        <w:spacing w:after="160" w:line="276" w:lineRule="auto"/>
        <w:jc w:val="both"/>
        <w:rPr/>
      </w:pPr>
      <w:r>
        <w:rPr>
          <w:b w:val="1"/>
          <w:bCs w:val="1"/>
          <w:rtl w:val="0"/>
        </w:rPr>
        <w:t xml:space="preserve">Movimientos que cambian de identificador por la forma. </w:t>
      </w:r>
      <w:r>
        <w:rPr>
          <w:rtl w:val="0"/>
        </w:rPr>
        <w:t xml:space="preserve">Algunos Pokémon que cambian de forma (como Zacian y Zamazenta en su forma Coronada) sustituyen Iron Head por Behemoth Blade o Behemoth Bash. El servidor reporta el nuevo identificador, pero poke-env conservaba el original en el registro de movimientos del Pokémon, de modo que la conversión entre jugadas y acciones fallaba en ambos sentidos: ni el agente ni el oponente podían usar esos movimientos, que se sustituían por jugadas aleatorias. Se corrigió mediante un parche que reconcilia el registro de movimientos del Pokémon con los identificadores que emplea el servidor.</w:t>
      </w:r>
    </w:p>
    <w:p w:rsidR="00000000" w:rsidDel="00000000" w:rsidP="00000000" w:rsidRDefault="00000000" w:rsidRPr="00000000" w14:paraId="00000198">
      <w:pPr>
        <w:spacing w:after="160" w:line="276" w:lineRule="auto"/>
        <w:jc w:val="both"/>
        <w:rPr/>
      </w:pPr>
      <w:r>
        <w:rPr>
          <w:b w:val="1"/>
          <w:bCs w:val="1"/>
          <w:rtl w:val="0"/>
        </w:rPr>
        <w:t xml:space="preserve">Acciones ilegales y enmascaramiento. </w:t>
      </w:r>
      <w:r>
        <w:rPr>
          <w:rtl w:val="0"/>
        </w:rPr>
        <w:t xml:space="preserve">Sin restricciones, el agente proponía con frecuencia jugadas ilegales (por ejemplo, atacar cuando debía cambiar de Pokémon), que el sistema sustituía por jugadas aleatorias y entorpecían el aprendizaje. La incorporación del enmascaramiento de acciones (MaskablePPO) garantizó que solo se consideraran jugadas legales; combinado con un término de entropía en la función objetivo, ayudó además a evitar que la política colapsara prematuramente en una única acción.</w:t>
      </w:r>
    </w:p>
    <w:p w:rsidR="00000000" w:rsidDel="00000000" w:rsidP="00000000" w:rsidRDefault="00000000" w:rsidRPr="00000000" w14:paraId="00000199">
      <w:pPr>
        <w:spacing w:after="160" w:line="276" w:lineRule="auto"/>
        <w:jc w:val="both"/>
        <w:rPr>
          <w:del w:id="9066" w:author="Claude" w:date="2026-05-27T12:00:00Z"/>
        </w:rPr>
      </w:pPr>
      <w:del w:id="9067" w:author="Claude" w:date="2026-05-27T12:00:00Z">
        <w:r>
          <w:rPr>
            <w:b w:val="1"/>
            <w:bCs w:val="1"/>
            <w:rtl w:val="0"/>
          </w:rPr>
          <w:delText xml:space="preserve">Reinicios y combates colgados. </w:delText>
        </w:r>
      </w:del>
      <w:del w:id="9068" w:author="Claude" w:date="2026-05-27T12:00:00Z">
        <w:r>
          <w:rPr>
            <w:rtl w:val="0"/>
          </w:rPr>
          <w:delText xml:space="preserve">En sesiones largas, al reiniciar el entorno poke-env podía rechazar el reinicio si una batalla anterior no se había cerrado del todo (error «battles still running»), e incluso quedar bloqueado un turno por una desincronización con el servidor. Se añadieron un cierre preventivo de los combates pendientes antes de cada reinicio, un vigilante (watchdog) con un tiempo máximo por turno y, como último recurso, la reconstrucción del entorno con una conexión limpia.</w:delText>
        </w:r>
      </w:del>
    </w:p>
    <w:p w:rsidR="00000000" w:rsidDel="00000000" w:rsidP="00000000" w:rsidRDefault="00000000" w:rsidRPr="00000000" w14:paraId="0000019A">
      <w:pPr>
        <w:spacing w:after="160" w:line="276" w:lineRule="auto"/>
        <w:jc w:val="both"/>
        <w:rPr/>
      </w:pPr>
      <w:r>
        <w:rPr>
          <w:b w:val="1"/>
          <w:bCs w:val="1"/>
          <w:rtl w:val="0"/>
        </w:rPr>
        <w:t xml:space="preserve">Dimensionado de la observación. </w:t>
      </w:r>
      <w:r>
        <w:rPr>
          <w:rtl w:val="0"/>
        </w:rPr>
        <w:t xml:space="preserve">Definir un vector de observación de longitud fija obligó a fijar con cuidado el número de componentes por entidad (movimientos, Pokémon y estado global) y a rellenar con ceros las entidades ausentes; un desajuste en ese dimensionado provocaba errores difíciles de localizar al construir la red, por lo que se centralizó la composición de la observación y su correspondencia con las entradas de la política.</w:t>
      </w:r>
    </w:p>
    <w:p w:rsidR="00000000" w:rsidDel="00000000" w:rsidP="00000000" w:rsidRDefault="00000000" w:rsidRPr="00000000" w14:paraId="0000019B">
      <w:pPr>
        <w:spacing w:after="160" w:line="276" w:lineRule="auto"/>
        <w:jc w:val="both"/>
        <w:rPr/>
      </w:pPr>
      <w:r>
        <w:rPr>
          <w:rtl w:val="0"/>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p>
    <w:p w:rsidR="00000000" w:rsidDel="00000000" w:rsidP="00000000" w:rsidRDefault="00000000" w:rsidRPr="00000000" w14:paraId="0000019C">
      <w:pPr>
        <w:spacing w:after="160" w:line="276" w:lineRule="auto"/>
        <w:jc w:val="both"/>
        <w:rPr/>
      </w:pPr>
      <w:r>
        <w:rPr>
          <w:rtl w:val="0"/>
        </w:rPr>
      </w:r>
    </w:p>
    <w:p w:rsidR="00000000" w:rsidDel="00000000" w:rsidP="00000000" w:rsidRDefault="00000000" w:rsidRPr="00000000" w14:paraId="0000019D">
      <w:pPr>
        <w:pStyle w:val="Heading1"/>
        <w:pageBreakBefore w:val="1"/>
        <w:rPr>
          <w:color w:val="000000"/>
        </w:rPr>
      </w:pPr>
      <w:bookmarkStart w:colFirst="0" w:colLast="0" w:name="_heading=h.ir799q8w8kk8" w:id="40"/>
      <w:bookmarkEnd w:id="40"/>
      <w:r>
        <w:rPr>
          <w:color w:val="000000"/>
          <w:rtl w:val="0"/>
        </w:rPr>
        <w:t xml:space="preserve">6. Resultados de la investigación y conclusiones</w:t>
      </w:r>
    </w:p>
    <w:p w:rsidR="00000000" w:rsidDel="00000000" w:rsidP="00000000" w:rsidRDefault="00000000" w:rsidRPr="00000000" w14:paraId="0000019E">
      <w:pPr>
        <w:pStyle w:val="Heading2"/>
        <w:rPr>
          <w:color w:val="000000"/>
        </w:rPr>
      </w:pPr>
      <w:bookmarkStart w:colFirst="0" w:colLast="0" w:name="_heading=h.lg202cid2a5c" w:id="41"/>
      <w:bookmarkEnd w:id="41"/>
      <w:r>
        <w:rPr>
          <w:color w:val="000000"/>
          <w:rtl w:val="0"/>
        </w:rPr>
        <w:t xml:space="preserve">6.1. Resultados</w:t>
      </w:r>
    </w:p>
    <w:p w:rsidR="00000000" w:rsidDel="00000000" w:rsidP="00000000" w:rsidRDefault="00000000" w:rsidRPr="00000000" w14:paraId="0000019F">
      <w:pPr>
        <w:spacing w:after="160" w:line="276" w:lineRule="auto"/>
        <w:jc w:val="both"/>
        <w:rPr/>
      </w:pPr>
      <w:r>
        <w:rPr>
          <w:rtl w:val="0"/>
        </w:rPr>
        <w:t xml:space="preserve">Los resultados de la investigación son fundamentalmente cuantitativos y se obtienen de dos fuentes: las métricas registradas durante el entrenamiento (visualizadas con TensorBoard) y las evaluaciones del agente entrenado frente a oponentes de referencia. A continuación se indica dónde debe insertarse cada elemento gráfico o tabular; las figuras y tablas de resultados se ubican en este apartado, mientras que los materiales voluminosos (diagramas UML completos, listados de código) se remiten a los anexos.</w:t>
      </w:r>
    </w:p>
    <w:p w:rsidR="00000000" w:rsidDel="00000000" w:rsidP="00000000" w:rsidRDefault="00000000" w:rsidRPr="00000000" w14:paraId="000001A0">
      <w:pPr>
        <w:spacing w:after="160" w:line="276" w:lineRule="auto"/>
        <w:jc w:val="both"/>
        <w:rPr/>
      </w:pPr>
      <w:r>
        <w:rPr>
          <w:b w:val="1"/>
          <w:bCs w:val="1"/>
          <w:rtl w:val="0"/>
        </w:rPr>
        <w:t xml:space="preserve">Configuración experimental. </w:t>
      </w:r>
      <w:r>
        <w:rPr>
          <w:rtl w:val="0"/>
        </w:rPr>
        <w:t xml:space="preserve">Los entrenamientos se ejecutaron en un equipo personal con sistema operativo Windows, realizando el cómputo por CPU (con posibilidad de emplear GPU mediante CUDA). El software se fijó a versiones concretas para garantizar la reproducibilidad: Python 3.11, poke-env 0.15.0, Stable-Baselines3 2.7.1, sb3-contrib 2.7.0, PyTorch 2.9.1 y Gymnasium 1.2.3, sobre la variante adaptada del servidor de Pokémon Showdown. Cada configuración se entrenó durante un número de pasos del orden del millón, guardando puntos de control periódicos, y su rendimiento se evaluó sobre un número elevado de combates (del orden del centenar por enfrentamiento) frente a los oponentes de referencia descritos en el apartado 4. La identificación de cada experimento mediante una semilla y un identificador de ejecución permite repetir los entrenamientos en condiciones equivalentes.</w:t>
      </w:r>
    </w:p>
    <w:p w:rsidR="00000000" w:rsidDel="00000000" w:rsidP="00000000" w:rsidRDefault="00000000" w:rsidRPr="00000000" w14:paraId="000001A1">
      <w:pPr>
        <w:spacing w:after="160" w:line="276" w:lineRule="auto"/>
        <w:jc w:val="both"/>
        <w:rPr/>
      </w:pPr>
      <w:r>
        <w:rPr>
          <w:b w:val="1"/>
          <w:bCs w:val="1"/>
          <w:rtl w:val="0"/>
        </w:rPr>
        <w:t xml:space="preserve">Curvas de entrenamiento. </w:t>
      </w:r>
      <w:sdt>
        <w:sdtPr>
          <w:id w:val="1706052536"/>
          <w:tag w:val="goog_rdk_2"/>
        </w:sdtPr>
        <w:sdtContent>
          <w:r>
            <w:rPr>
              <w:rFonts w:ascii="Arial Unicode MS" w:cs="Arial Unicode MS" w:eastAsia="Arial Unicode MS" w:hAnsi="Arial Unicode MS"/>
              <w:rtl w:val="0"/>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sdtContent>
      </w:sdt>
    </w:p>
    <w:p w:rsidR="00000000" w:rsidDel="00000000" w:rsidP="00000000" w:rsidRDefault="00000000" w:rsidRPr="00000000" w14:paraId="000001A2">
      <w:pPr>
        <w:spacing w:after="160" w:line="276" w:lineRule="auto"/>
        <w:jc w:val="both"/>
        <w:rPr/>
      </w:pPr>
      <w:r>
        <w:rPr/>
        <w:drawing>
          <wp:inline distB="114300" distT="114300" distL="114300" distR="114300">
            <wp:extent cx="5731200" cy="205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Pr>
          <w:rtl w:val="0"/>
        </w:rPr>
      </w:r>
    </w:p>
    <w:p w:rsidR="00000000" w:rsidDel="00000000" w:rsidP="00000000" w:rsidRDefault="00000000" w:rsidRPr="00000000" w14:paraId="000001A3">
      <w:pPr>
        <w:shd w:fill="ededed" w:val="clear"/>
        <w:spacing w:after="80" w:before="160" w:lineRule="auto"/>
        <w:jc w:val="center"/>
        <w:rPr/>
      </w:pPr>
      <w:r>
        <w:rPr>
          <w:i w:val="1"/>
          <w:iCs w:val="1"/>
          <w:rtl w:val="0"/>
        </w:rPr>
        <w:t xml:space="preserve">[FIGURA 1 — Insertar aquí: curva de recompensa media por episodio (rollout/ep_rew_mean) frente a los pasos de entrenamiento, exportada de TensorBoard.]</w:t>
      </w:r>
      <w:r>
        <w:rPr>
          <w:rtl w:val="0"/>
        </w:rPr>
      </w:r>
    </w:p>
    <w:p w:rsidR="00000000" w:rsidDel="00000000" w:rsidP="00000000" w:rsidRDefault="00000000" w:rsidRPr="00000000" w14:paraId="000001A4">
      <w:pPr>
        <w:spacing w:after="180" w:lineRule="auto"/>
        <w:jc w:val="center"/>
        <w:rPr/>
      </w:pPr>
      <w:r>
        <w:rPr>
          <w:i w:val="1"/>
          <w:iCs w:val="1"/>
          <w:sz w:val="18"/>
          <w:szCs w:val="18"/>
          <w:rtl w:val="0"/>
        </w:rPr>
        <w:t xml:space="preserve">Figura 1. Evolución de la recompensa media durante el entrenamiento del agente.</w:t>
      </w:r>
      <w:r>
        <w:rPr>
          <w:rtl w:val="0"/>
        </w:rPr>
      </w:r>
    </w:p>
    <w:p w:rsidR="00000000" w:rsidDel="00000000" w:rsidP="00000000" w:rsidRDefault="00000000" w:rsidRPr="00000000" w14:paraId="000001A5">
      <w:pPr>
        <w:shd w:fill="ededed" w:val="clear"/>
        <w:spacing w:after="80" w:before="160" w:lineRule="auto"/>
        <w:jc w:val="center"/>
        <w:rPr/>
      </w:pPr>
      <w:r>
        <w:rPr>
          <w:i w:val="1"/>
          <w:iCs w:val="1"/>
          <w:rtl w:val="0"/>
        </w:rPr>
        <w:t xml:space="preserve">[FIGURA 2 — Insertar aquí: curva de tasa de victorias (eval/win_rate) frente a los pasos de entrenamiento, exportada de TensorBoard.]</w:t>
      </w:r>
      <w:r>
        <w:rPr>
          <w:rtl w:val="0"/>
        </w:rPr>
      </w:r>
    </w:p>
    <w:p w:rsidR="00000000" w:rsidDel="00000000" w:rsidP="00000000" w:rsidRDefault="00000000" w:rsidRPr="00000000" w14:paraId="000001A6">
      <w:pPr>
        <w:spacing w:after="180" w:lineRule="auto"/>
        <w:jc w:val="center"/>
        <w:rPr/>
      </w:pPr>
      <w:r>
        <w:rPr>
          <w:i w:val="1"/>
          <w:iCs w:val="1"/>
          <w:sz w:val="18"/>
          <w:szCs w:val="18"/>
          <w:rtl w:val="0"/>
        </w:rPr>
        <w:t xml:space="preserve">Figura 2. Evolución de la tasa de victorias móvil durante el entrenamiento.</w:t>
      </w:r>
      <w:r>
        <w:rPr>
          <w:rtl w:val="0"/>
        </w:rPr>
      </w:r>
    </w:p>
    <w:p w:rsidR="00000000" w:rsidDel="00000000" w:rsidP="00000000" w:rsidRDefault="00000000" w:rsidRPr="00000000" w14:paraId="000001A7">
      <w:pPr>
        <w:spacing w:after="160" w:line="276" w:lineRule="auto"/>
        <w:jc w:val="both"/>
        <w:rPr/>
      </w:pPr>
      <w:r>
        <w:rPr>
          <w:b w:val="1"/>
          <w:bCs w:val="1"/>
          <w:rtl w:val="0"/>
        </w:rPr>
        <w:t xml:space="preserve">Rendimiento frente a oponentes de referencia. </w:t>
      </w:r>
      <w:r>
        <w:rPr>
          <w:rtl w:val="0"/>
        </w:rPr>
        <w:t xml:space="preserve">La evaluación principal consiste en medir la tasa de victorias del agente entrenado frente a tres rivales de referencia: un jugador aleatorio, un jugador que siempre elige el movimiento de mayor potencia y un jugador heurístico con reglas. La siguiente tabla recoge el formato de presentación recomendado: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2800"/>
        <w:gridCol w:w="2800"/>
        <w:tblGridChange w:id="0">
          <w:tblGrid>
            <w:gridCol w:w="3760"/>
            <w:gridCol w:w="2800"/>
            <w:gridCol w:w="2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A8">
            <w:pPr>
              <w:rPr/>
            </w:pPr>
            <w:r>
              <w:rPr>
                <w:b w:val="1"/>
                <w:bCs w:val="1"/>
                <w:sz w:val="20"/>
                <w:szCs w:val="20"/>
                <w:rtl w:val="0"/>
              </w:rPr>
              <w:t xml:space="preserve">Oponente de referencia</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A9">
            <w:pPr>
              <w:rPr/>
            </w:pPr>
            <w:r>
              <w:rPr>
                <w:b w:val="1"/>
                <w:bCs w:val="1"/>
                <w:sz w:val="20"/>
                <w:szCs w:val="20"/>
                <w:rtl w:val="0"/>
              </w:rPr>
              <w:t xml:space="preserve">Tasa de victorias MLP</w:t>
            </w:r>
            <w:r>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AA">
            <w:pPr>
              <w:rPr/>
            </w:pPr>
            <w:r>
              <w:rPr>
                <w:b w:val="1"/>
                <w:bCs w:val="1"/>
                <w:sz w:val="20"/>
                <w:szCs w:val="20"/>
                <w:rtl w:val="0"/>
              </w:rPr>
              <w:t xml:space="preserve">Tasa de victorias Transformer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B">
            <w:pPr>
              <w:rPr/>
            </w:pPr>
            <w:r>
              <w:rPr>
                <w:sz w:val="20"/>
                <w:szCs w:val="20"/>
                <w:rtl w:val="0"/>
              </w:rPr>
              <w:t xml:space="preserve">Aleatorio (RandomPlayer)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C">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D">
            <w:pPr>
              <w:rPr/>
            </w:pPr>
            <w:r>
              <w:rPr>
                <w:sz w:val="20"/>
                <w:szCs w:val="20"/>
                <w:rtl w:val="0"/>
              </w:rPr>
              <w:t xml:space="preserve">[completar]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E">
            <w:pPr>
              <w:rPr/>
            </w:pPr>
            <w:r>
              <w:rPr>
                <w:sz w:val="20"/>
                <w:szCs w:val="20"/>
                <w:rtl w:val="0"/>
              </w:rPr>
              <w:t xml:space="preserve">Máxima potencia (MaxBasePower)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F">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0">
            <w:pPr>
              <w:rPr/>
            </w:pPr>
            <w:r>
              <w:rPr>
                <w:sz w:val="20"/>
                <w:szCs w:val="20"/>
                <w:rtl w:val="0"/>
              </w:rPr>
              <w:t xml:space="preserve">[completar]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1">
            <w:pPr>
              <w:rPr/>
            </w:pPr>
            <w:r>
              <w:rPr>
                <w:sz w:val="20"/>
                <w:szCs w:val="20"/>
                <w:rtl w:val="0"/>
              </w:rPr>
              <w:t xml:space="preserve">Heurístico (SimpleHeuristics)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2">
            <w:pPr>
              <w:rPr/>
            </w:pPr>
            <w:r>
              <w:rPr>
                <w:sz w:val="20"/>
                <w:szCs w:val="20"/>
                <w:rtl w:val="0"/>
              </w:rPr>
              <w:t xml:space="preserve">[completar]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B3">
            <w:pPr>
              <w:rPr/>
            </w:pPr>
            <w:r>
              <w:rPr>
                <w:sz w:val="20"/>
                <w:szCs w:val="20"/>
                <w:rtl w:val="0"/>
              </w:rPr>
              <w:t xml:space="preserve">[completar] %</w:t>
            </w:r>
            <w:r>
              <w:rPr>
                <w:rtl w:val="0"/>
              </w:rPr>
            </w:r>
          </w:p>
        </w:tc>
      </w:tr>
    </w:tbl>
    <w:p w:rsidR="00000000" w:rsidDel="00000000" w:rsidP="00000000" w:rsidRDefault="00000000" w:rsidRPr="00000000" w14:paraId="000001B4">
      <w:pPr>
        <w:spacing w:after="180" w:lineRule="auto"/>
        <w:jc w:val="center"/>
        <w:rPr>
          <w:i w:val="1"/>
          <w:iCs w:val="1"/>
          <w:sz w:val="18"/>
          <w:szCs w:val="18"/>
        </w:rPr>
      </w:pPr>
      <w:r>
        <w:rPr>
          <w:i w:val="1"/>
          <w:iCs w:val="1"/>
          <w:sz w:val="18"/>
          <w:szCs w:val="18"/>
          <w:rtl w:val="0"/>
        </w:rPr>
        <w:t xml:space="preserve">Tabla 1. Tasa de victorias del agente frente a oponentes de referencia, por arquitectura (100 combates por enfrentamiento).</w:t>
      </w:r>
    </w:p>
    <w:p w:rsidR="00000000" w:rsidDel="00000000" w:rsidP="00000000" w:rsidRDefault="00000000" w:rsidRPr="00000000" w14:paraId="000001B5">
      <w:pPr>
        <w:spacing w:after="180" w:lineRule="auto"/>
        <w:jc w:val="center"/>
        <w:rPr>
          <w:i w:val="1"/>
          <w:iCs w:val="1"/>
          <w:sz w:val="18"/>
          <w:szCs w:val="18"/>
        </w:rPr>
      </w:pPr>
      <w:r>
        <w:rPr>
          <w:rtl w:val="0"/>
        </w:rPr>
      </w:r>
    </w:p>
    <w:p w:rsidR="00000000" w:rsidDel="00000000" w:rsidP="00000000" w:rsidRDefault="00000000" w:rsidRPr="00000000" w14:paraId="000001B6">
      <w:pPr>
        <w:spacing w:after="160" w:line="276" w:lineRule="auto"/>
        <w:jc w:val="both"/>
        <w:rPr/>
      </w:pPr>
      <w:r>
        <w:rPr>
          <w:b w:val="1"/>
          <w:bCs w:val="1"/>
          <w:rtl w:val="0"/>
        </w:rPr>
        <w:t xml:space="preserve">Comparativa de arquitecturas y enfrentamiento directo. </w:t>
      </w:r>
      <w:r>
        <w:rPr>
          <w:rtl w:val="0"/>
        </w:rPr>
        <w:t xml:space="preserve">Además de la evaluación frente a baselines, se recomienda incluir el resultado del enfrentamiento directo entre el modelo con perceptrón multicapa y el modelo con Transformer, así como, en su caso, la comparación entre distintos regímenes de oponente (aleatorio, heurístico y self-play).</w:t>
      </w:r>
    </w:p>
    <w:p w:rsidR="00000000" w:rsidDel="00000000" w:rsidP="00000000" w:rsidRDefault="00000000" w:rsidRPr="00000000" w14:paraId="000001B7">
      <w:pPr>
        <w:shd w:fill="ededed" w:val="clear"/>
        <w:spacing w:after="80" w:before="160" w:lineRule="auto"/>
        <w:jc w:val="center"/>
        <w:rPr/>
      </w:pPr>
      <w:r>
        <w:rPr>
          <w:i w:val="1"/>
          <w:iCs w:val="1"/>
          <w:rtl w:val="0"/>
        </w:rPr>
        <w:t xml:space="preserve">[TABLA 2 — Insertar aquí: resultado del enfrentamiento directo MLP vs Transformer (victorias de cada uno y empates sobre N combates).]</w:t>
      </w:r>
      <w:r>
        <w:rPr>
          <w:rtl w:val="0"/>
        </w:rPr>
      </w:r>
    </w:p>
    <w:p w:rsidR="00000000" w:rsidDel="00000000" w:rsidP="00000000" w:rsidRDefault="00000000" w:rsidRPr="00000000" w14:paraId="000001B8">
      <w:pPr>
        <w:spacing w:after="180" w:lineRule="auto"/>
        <w:jc w:val="center"/>
        <w:rPr/>
      </w:pPr>
      <w:r>
        <w:rPr>
          <w:i w:val="1"/>
          <w:iCs w:val="1"/>
          <w:sz w:val="18"/>
          <w:szCs w:val="18"/>
          <w:rtl w:val="0"/>
        </w:rPr>
        <w:t xml:space="preserve">Tabla 2. Enfrentamiento directo entre arquitecturas y entre regímenes de oponente.</w:t>
      </w:r>
      <w:r>
        <w:rPr>
          <w:rtl w:val="0"/>
        </w:rPr>
      </w:r>
    </w:p>
    <w:p w:rsidR="00000000" w:rsidDel="00000000" w:rsidP="00000000" w:rsidRDefault="00000000" w:rsidRPr="00000000" w14:paraId="000001B9">
      <w:pPr>
        <w:rPr>
          <w:b w:val="1"/>
          <w:bCs w:val="1"/>
          <w:sz w:val="23"/>
          <w:szCs w:val="23"/>
        </w:rPr>
      </w:pPr>
      <w:r>
        <w:rPr>
          <w:b w:val="1"/>
          <w:bCs w:val="1"/>
          <w:sz w:val="23"/>
          <w:szCs w:val="23"/>
          <w:rtl w:val="0"/>
        </w:rPr>
        <w:t xml:space="preserve">Pruebas contra humanos</w:t>
      </w:r>
    </w:p>
    <w:p w:rsidR="00000000" w:rsidDel="00000000" w:rsidP="00000000" w:rsidRDefault="00000000" w:rsidRPr="00000000" w14:paraId="000001BA">
      <w:pPr>
        <w:rPr/>
      </w:pPr>
      <w:r>
        <w:rPr>
          <w:rtl w:val="0"/>
        </w:rPr>
        <w:t xml:space="preserve">Como prueba final, el bot se enfrentó contra humanos de diferentes niveles. Bajo(poco conocimiento de Pokémon), medio, medio-alto, alto.</w:t>
      </w:r>
    </w:p>
    <w:p w:rsidR="00000000" w:rsidDel="00000000" w:rsidP="00000000" w:rsidRDefault="00000000" w:rsidRPr="00000000" w14:paraId="000001BB">
      <w:pPr>
        <w:pStyle w:val="Heading3"/>
        <w:rPr>
          <w:color w:val="000000"/>
        </w:rPr>
      </w:pPr>
      <w:bookmarkStart w:colFirst="0" w:colLast="0" w:name="_heading=h.f5yvsso2zst" w:id="42"/>
      <w:bookmarkEnd w:id="42"/>
      <w:r>
        <w:rPr>
          <w:color w:val="000000"/>
          <w:rtl w:val="0"/>
        </w:rPr>
        <w:br w:type="textWrapping"/>
        <w:t xml:space="preserve">6.1.1. Dinámica del entrenamiento</w:t>
      </w:r>
    </w:p>
    <w:p w:rsidR="00000000" w:rsidDel="00000000" w:rsidP="00000000" w:rsidRDefault="00000000" w:rsidRPr="00000000" w14:paraId="000001BC">
      <w:pPr>
        <w:spacing w:after="160" w:line="276" w:lineRule="auto"/>
        <w:jc w:val="both"/>
        <w:rPr/>
      </w:pPr>
      <w:r>
        <w:rPr>
          <w:rtl w:val="0"/>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rsidR="00000000" w:rsidDel="00000000" w:rsidP="00000000" w:rsidRDefault="00000000" w:rsidRPr="00000000" w14:paraId="000001BD">
      <w:pPr>
        <w:spacing w:after="160" w:line="276" w:lineRule="auto"/>
        <w:jc w:val="both"/>
        <w:rPr/>
      </w:pPr>
      <w:r>
        <w:rPr>
          <w:rtl w:val="0"/>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rsidR="00000000" w:rsidDel="00000000" w:rsidP="00000000" w:rsidRDefault="00000000" w:rsidRPr="00000000" w14:paraId="000001BE">
      <w:pPr>
        <w:pStyle w:val="Heading3"/>
        <w:rPr>
          <w:color w:val="000000"/>
        </w:rPr>
      </w:pPr>
      <w:bookmarkStart w:colFirst="0" w:colLast="0" w:name="_heading=h.dtr9mbcawe5c" w:id="43"/>
      <w:bookmarkEnd w:id="43"/>
      <w:r>
        <w:rPr>
          <w:color w:val="000000"/>
          <w:rtl w:val="0"/>
        </w:rPr>
        <w:t xml:space="preserve">6.1.2. Sobre el intento de clonación de comportamiento</w:t>
      </w:r>
    </w:p>
    <w:p w:rsidR="00000000" w:rsidDel="00000000" w:rsidP="00000000" w:rsidRDefault="00000000" w:rsidRPr="00000000" w14:paraId="000001BF">
      <w:pPr>
        <w:spacing w:after="160" w:line="276" w:lineRule="auto"/>
        <w:jc w:val="both"/>
        <w:rPr/>
      </w:pPr>
      <w:r>
        <w:rPr>
          <w:rtl w:val="0"/>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rica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rsidR="00000000" w:rsidDel="00000000" w:rsidP="00000000" w:rsidRDefault="00000000" w:rsidRPr="00000000" w14:paraId="000001C0">
      <w:pPr>
        <w:spacing w:after="160" w:line="276" w:lineRule="auto"/>
        <w:jc w:val="both"/>
        <w:rPr/>
      </w:pPr>
      <w:r>
        <w:rPr>
          <w:rtl w:val="0"/>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rsidR="00000000" w:rsidDel="00000000" w:rsidP="00000000" w:rsidRDefault="00000000" w:rsidRPr="00000000" w14:paraId="000001C1">
      <w:pPr>
        <w:pStyle w:val="Heading2"/>
        <w:rPr>
          <w:color w:val="000000"/>
        </w:rPr>
      </w:pPr>
      <w:bookmarkStart w:colFirst="0" w:colLast="0" w:name="_heading=h.54hytz1r1jui" w:id="44"/>
      <w:bookmarkEnd w:id="44"/>
      <w:r>
        <w:rPr>
          <w:color w:val="000000"/>
          <w:rtl w:val="0"/>
        </w:rPr>
        <w:t xml:space="preserve">6.2. Conclusiones</w:t>
      </w:r>
    </w:p>
    <w:p w:rsidR="00000000" w:rsidDel="00000000" w:rsidP="00000000" w:rsidRDefault="00000000" w:rsidRPr="00000000" w14:paraId="000001C2">
      <w:pPr>
        <w:spacing w:after="160" w:line="276" w:lineRule="auto"/>
        <w:jc w:val="both"/>
        <w:rPr/>
      </w:pPr>
      <w:r>
        <w:rPr>
          <w:rtl w:val="0"/>
        </w:rPr>
        <w:t xml:space="preserve">Las conclusiones cierran el círculo abierto con los objetivos. A partir del trabajo realizado y de los resultados obtenidos, se concluye lo siguiente.</w:t>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OE1–OE3. </w:t>
      </w:r>
      <w:r>
        <w:rPr>
          <w:rFonts w:ascii="Arial" w:cs="Arial" w:eastAsia="Arial" w:hAnsi="Arial"/>
          <w:b w:val="0"/>
          <w:bCs w:val="0"/>
          <w:i w:val="0"/>
          <w:iCs w:val="0"/>
          <w:smallCaps w:val="0"/>
          <w:strike w:val="0"/>
          <w:sz w:val="22"/>
          <w:szCs w:val="22"/>
          <w:u w:val="none"/>
          <w:shd w:fill="auto" w:val="clear"/>
          <w:vertAlign w:val="baseline"/>
          <w:rtl w:val="0"/>
        </w:rPr>
        <w:t xml:space="preserve">Se ha construido con éxito un entorno de entrenamiento reproducible que conecta el agente con un servidor local de Pokémon Showdown, con una observación rica y con enmascaramiento de acciones mediante PPO. El agente nunca elige acciones ilegales y aprende de forma estable. Estos objetivos se consideran alcanzados.</w:t>
      </w:r>
    </w:p>
    <w:p w:rsidR="00000000" w:rsidDel="00000000" w:rsidP="00000000" w:rsidRDefault="00000000" w:rsidRPr="00000000" w14:paraId="000001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OE4. </w:t>
      </w:r>
      <w:r>
        <w:rPr>
          <w:rFonts w:ascii="Arial" w:cs="Arial" w:eastAsia="Arial" w:hAnsi="Arial"/>
          <w:b w:val="0"/>
          <w:bCs w:val="0"/>
          <w:i w:val="0"/>
          <w:iCs w:val="0"/>
          <w:smallCaps w:val="0"/>
          <w:strike w:val="0"/>
          <w:sz w:val="22"/>
          <w:szCs w:val="22"/>
          <w:u w:val="none"/>
          <w:shd w:fill="auto" w:val="clear"/>
          <w:vertAlign w:val="baseline"/>
          <w:rtl w:val="0"/>
        </w:rPr>
        <w:t xml:space="preserve">El agente se extendió satisfactoriamente desde singles hasta dobles VGC, confirmando que la arquitectura y la metodología generalizan al caso de dos Pokémon activos. Objetivo alcanzado.</w:t>
      </w:r>
    </w:p>
    <w:p w:rsidR="00000000" w:rsidDel="00000000" w:rsidP="00000000" w:rsidRDefault="00000000" w:rsidRPr="00000000" w14:paraId="000001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OE5–OE6. </w:t>
      </w:r>
      <w:r>
        <w:rPr>
          <w:rFonts w:ascii="Arial" w:cs="Arial" w:eastAsia="Arial" w:hAnsi="Arial"/>
          <w:b w:val="0"/>
          <w:bCs w:val="0"/>
          <w:i w:val="0"/>
          <w:iCs w:val="0"/>
          <w:smallCaps w:val="0"/>
          <w:strike w:val="0"/>
          <w:sz w:val="22"/>
          <w:szCs w:val="22"/>
          <w:u w:val="none"/>
          <w:shd w:fill="auto" w:val="clear"/>
          <w:vertAlign w:val="baseline"/>
          <w:rtl w:val="0"/>
        </w:rPr>
        <w:t xml:space="preserve">Se implementaron y pudieron compararse dos arquitecturas de red (perceptrón multicapa y Transformer) y distintos regímenes de oponente (aleatorio, heurístico y self-play), así como el enfrentamiento entre modelos. Objetivos alcanzados a nivel de implementación; el alcance del análisis comparativo depende del volumen de entrenamiento disponible.</w:t>
      </w:r>
    </w:p>
    <w:p w:rsidR="00000000" w:rsidDel="00000000" w:rsidP="00000000" w:rsidRDefault="00000000" w:rsidRPr="00000000" w14:paraId="000001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Sobre OE7. </w:t>
      </w:r>
      <w:r>
        <w:rPr>
          <w:rFonts w:ascii="Arial" w:cs="Arial" w:eastAsia="Arial" w:hAnsi="Arial"/>
          <w:b w:val="0"/>
          <w:bCs w:val="0"/>
          <w:i w:val="0"/>
          <w:iCs w:val="0"/>
          <w:smallCaps w:val="0"/>
          <w:strike w:val="0"/>
          <w:sz w:val="22"/>
          <w:szCs w:val="22"/>
          <w:u w:val="none"/>
          <w:shd w:fill="auto" w:val="clear"/>
          <w:vertAlign w:val="baseline"/>
          <w:rtl w:val="0"/>
        </w:rPr>
        <w:t xml:space="preserve">El agente se evaluó cuantitativamente mediante la tasa de victorias frente a oponentes de referencia, superando con claridad al juego aleatorio. Objetivo alcanzado.</w:t>
      </w:r>
    </w:p>
    <w:p w:rsidR="00000000" w:rsidDel="00000000" w:rsidP="00000000" w:rsidRDefault="00000000" w:rsidRPr="00000000" w14:paraId="000001C7">
      <w:pPr>
        <w:spacing w:after="160" w:line="276" w:lineRule="auto"/>
        <w:jc w:val="both"/>
        <w:rPr/>
      </w:pPr>
      <w:r>
        <w:rPr>
          <w:rtl w:val="0"/>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rsidR="00000000" w:rsidDel="00000000" w:rsidP="00000000" w:rsidRDefault="00000000" w:rsidRPr="00000000" w14:paraId="000001C8">
      <w:pPr>
        <w:spacing w:after="160" w:line="276" w:lineRule="auto"/>
        <w:jc w:val="both"/>
        <w:rPr/>
      </w:pPr>
      <w:r>
        <w:rPr>
          <w:rtl w:val="0"/>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w:t>
      </w:r>
    </w:p>
    <w:p w:rsidR="00000000" w:rsidDel="00000000" w:rsidP="00000000" w:rsidRDefault="00000000" w:rsidRPr="00000000" w14:paraId="000001C9">
      <w:pPr>
        <w:pStyle w:val="Heading1"/>
        <w:pageBreakBefore w:val="1"/>
        <w:rPr>
          <w:color w:val="000000"/>
        </w:rPr>
      </w:pPr>
      <w:bookmarkStart w:colFirst="0" w:colLast="0" w:name="_heading=h.cq9kr248l1wv" w:id="45"/>
      <w:bookmarkEnd w:id="45"/>
      <w:r>
        <w:rPr>
          <w:color w:val="000000"/>
          <w:rtl w:val="0"/>
        </w:rPr>
        <w:t xml:space="preserve">7. Post mortem del desarrollo y líneas de futuro</w:t>
      </w:r>
    </w:p>
    <w:p w:rsidR="00000000" w:rsidDel="00000000" w:rsidP="00000000" w:rsidRDefault="00000000" w:rsidRPr="00000000" w14:paraId="000001CA">
      <w:pPr>
        <w:spacing w:after="160" w:line="276" w:lineRule="auto"/>
        <w:jc w:val="both"/>
        <w:rPr/>
      </w:pPr>
      <w:r>
        <w:rPr>
          <w:rtl w:val="0"/>
        </w:rPr>
        <w:t xml:space="preserve">En este apartado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regímenes de oponente quedó condicionado por el tiempo de cómputo disponible, al realizarse el entrenamiento principalmente por CPU.</w:t>
      </w:r>
    </w:p>
    <w:p w:rsidR="00000000" w:rsidDel="00000000" w:rsidP="00000000" w:rsidRDefault="00000000" w:rsidRPr="00000000" w14:paraId="000001CB">
      <w:pPr>
        <w:spacing w:after="160" w:line="276" w:lineRule="auto"/>
        <w:jc w:val="both"/>
        <w:rPr/>
      </w:pPr>
      <w:r>
        <w:rPr>
          <w:rtl w:val="0"/>
        </w:rPr>
        <w:t xml:space="preserve">A partir de lo anterior, se identifican las siguientes líneas de futuro, ordenadas por interés:</w:t>
      </w:r>
    </w:p>
    <w:p w:rsidR="00000000" w:rsidDel="00000000" w:rsidP="00000000" w:rsidRDefault="00000000" w:rsidRPr="00000000" w14:paraId="000001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Clonación de comportamiento (Behaviour Cloning). </w:t>
      </w:r>
      <w:r>
        <w:rPr>
          <w:rFonts w:ascii="Arial" w:cs="Arial" w:eastAsia="Arial" w:hAnsi="Arial"/>
          <w:b w:val="0"/>
          <w:bCs w:val="0"/>
          <w:i w:val="0"/>
          <w:iCs w:val="0"/>
          <w:smallCaps w:val="0"/>
          <w:strike w:val="0"/>
          <w:sz w:val="22"/>
          <w:szCs w:val="22"/>
          <w:u w:val="none"/>
          <w:shd w:fill="auto" w:val="clear"/>
          <w:vertAlign w:val="baseline"/>
          <w:rtl w:val="0"/>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Mejora</w:t>
      </w:r>
      <w:r>
        <w:rPr>
          <w:b w:val="1"/>
          <w:bCs w:val="1"/>
          <w:rtl w:val="0"/>
        </w:rPr>
        <w:t xml:space="preserve"> d</w:t>
      </w:r>
      <w:r>
        <w:rPr>
          <w:rFonts w:ascii="Arial" w:cs="Arial" w:eastAsia="Arial" w:hAnsi="Arial"/>
          <w:b w:val="1"/>
          <w:bCs w:val="1"/>
          <w:i w:val="0"/>
          <w:iCs w:val="0"/>
          <w:smallCaps w:val="0"/>
          <w:strike w:val="0"/>
          <w:sz w:val="22"/>
          <w:szCs w:val="22"/>
          <w:u w:val="none"/>
          <w:shd w:fill="auto" w:val="clear"/>
          <w:vertAlign w:val="baseline"/>
          <w:rtl w:val="0"/>
        </w:rPr>
        <w:t xml:space="preserve">el agente. </w:t>
      </w:r>
      <w:r>
        <w:rPr>
          <w:rFonts w:ascii="Arial" w:cs="Arial" w:eastAsia="Arial" w:hAnsi="Arial"/>
          <w:b w:val="0"/>
          <w:bCs w:val="0"/>
          <w:i w:val="0"/>
          <w:iCs w:val="0"/>
          <w:smallCaps w:val="0"/>
          <w:strike w:val="0"/>
          <w:sz w:val="22"/>
          <w:szCs w:val="22"/>
          <w:u w:val="none"/>
          <w:shd w:fill="auto" w:val="clear"/>
          <w:vertAlign w:val="baseline"/>
          <w:rtl w:val="0"/>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rsidR="00000000" w:rsidDel="00000000" w:rsidP="00000000" w:rsidRDefault="00000000" w:rsidRPr="00000000" w14:paraId="0B000030">
      <w:pPr>
        <w:numPr>
          <w:ilvl w:val="0"/>
          <w:numId w:val="6"/>
        </w:numPr>
        <w:pBdr>
          <w:top w:space="0" w:sz="0" w:val="nil"/>
          <w:left w:space="0" w:sz="0" w:val="nil"/>
          <w:bottom w:space="0" w:sz="0" w:val="nil"/>
          <w:right w:space="0" w:sz="0" w:val="nil"/>
          <w:between w:space="0" w:sz="0" w:val="nil"/>
        </w:pBdr>
        <w:spacing w:after="80" w:before="0" w:line="276" w:lineRule="auto"/>
        <w:ind w:left="720" w:right="0" w:hanging="360"/>
        <w:jc w:val="both"/>
        <w:rPr>
          <w:ins w:id="9069" w:author="Claude" w:date="2026-05-27T12:00:00Z"/>
        </w:rPr>
      </w:pPr>
      <w:ins w:id="9070" w:author="Claude" w:date="2026-05-27T12:00:00Z">
        <w:r>
          <w:rPr>
            <w:rFonts w:ascii="Arial" w:cs="Arial" w:eastAsia="Arial" w:hAnsi="Arial"/>
            <w:b w:val="1"/>
            <w:bCs w:val="1"/>
            <w:sz w:val="22"/>
            <w:szCs w:val="22"/>
            <w:rtl w:val="0"/>
          </w:rPr>
          <w:t xml:space="preserve">Aceleración mediante vectorización del entorno. </w:t>
        </w:r>
        <w:r>
          <w:rPr>
            <w:rFonts w:ascii="Arial" w:cs="Arial" w:eastAsia="Arial" w:hAnsi="Arial"/>
            <w:b w:val="0"/>
            <w:bCs w:val="0"/>
            <w:sz w:val="22"/>
            <w:szCs w:val="22"/>
            <w:rtl w:val="0"/>
          </w:rPr>
          <w:t xml:space="preserve">Ejecutar varios combates en paralelo (entornos vectorizados), una técnica estándar en Stable-Baselines3, permitiría recoger experiencia mucho más deprisa y acortar de forma notable los tiempos de entrenamiento, que en este trabajo fueron el principal factor limitante al entrenar por CPU. Es una vía complementaria a la aceleración por GPU.</w:t>
        </w:r>
      </w:ins>
    </w:p>
    <w:p w:rsidR="00000000" w:rsidDel="00000000" w:rsidP="00000000" w:rsidRDefault="00000000" w:rsidRPr="00000000" w14:paraId="0B000031">
      <w:pPr>
        <w:numPr>
          <w:ilvl w:val="0"/>
          <w:numId w:val="6"/>
        </w:numPr>
        <w:pBdr>
          <w:top w:space="0" w:sz="0" w:val="nil"/>
          <w:left w:space="0" w:sz="0" w:val="nil"/>
          <w:bottom w:space="0" w:sz="0" w:val="nil"/>
          <w:right w:space="0" w:sz="0" w:val="nil"/>
          <w:between w:space="0" w:sz="0" w:val="nil"/>
        </w:pBdr>
        <w:spacing w:after="80" w:before="0" w:line="276" w:lineRule="auto"/>
        <w:ind w:left="720" w:right="0" w:hanging="360"/>
        <w:jc w:val="both"/>
        <w:rPr>
          <w:ins w:id="9071" w:author="Claude" w:date="2026-05-27T12:00:00Z"/>
        </w:rPr>
      </w:pPr>
      <w:ins w:id="9072" w:author="Claude" w:date="2026-05-27T12:00:00Z">
        <w:r>
          <w:rPr>
            <w:rFonts w:ascii="Arial" w:cs="Arial" w:eastAsia="Arial" w:hAnsi="Arial"/>
            <w:b w:val="1"/>
            <w:bCs w:val="1"/>
            <w:sz w:val="22"/>
            <w:szCs w:val="22"/>
            <w:rtl w:val="0"/>
          </w:rPr>
          <w:t xml:space="preserve">Currículo de oponentes de dificultad creciente. </w:t>
        </w:r>
        <w:r>
          <w:rPr>
            <w:rFonts w:ascii="Arial" w:cs="Arial" w:eastAsia="Arial" w:hAnsi="Arial"/>
            <w:b w:val="0"/>
            <w:bCs w:val="0"/>
            <w:sz w:val="22"/>
            <w:szCs w:val="22"/>
            <w:rtl w:val="0"/>
          </w:rPr>
          <w:t xml:space="preserve">En lugar de fijar un único tipo de rival, entrenar contra oponentes progresivamente más fuertes —del jugador aleatorio al de máxima potencia, después al heurístico y finalmente al self-play— de modo que el agente consolide lo básico antes de afrontar rivales más exigentes, a la manera de un currículo de aprendizaje que evita estancamientos tempranos.</w:t>
        </w:r>
      </w:ins>
    </w:p>
    <w:p w:rsidR="00000000" w:rsidDel="00000000" w:rsidP="00000000" w:rsidRDefault="00000000" w:rsidRPr="00000000" w14:paraId="000001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Entrenamiento frente a equipos diversos. </w:t>
      </w:r>
      <w:r>
        <w:rPr>
          <w:rFonts w:ascii="Arial" w:cs="Arial" w:eastAsia="Arial" w:hAnsi="Arial"/>
          <w:b w:val="0"/>
          <w:bCs w:val="0"/>
          <w:i w:val="0"/>
          <w:iCs w:val="0"/>
          <w:smallCaps w:val="0"/>
          <w:strike w:val="0"/>
          <w:sz w:val="22"/>
          <w:szCs w:val="22"/>
          <w:u w:val="none"/>
          <w:shd w:fill="auto" w:val="clear"/>
          <w:vertAlign w:val="baseline"/>
          <w:rtl w:val="0"/>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rsidR="00000000" w:rsidDel="00000000" w:rsidP="00000000" w:rsidRDefault="00000000" w:rsidRPr="00000000" w14:paraId="000001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1"/>
          <w:bCs w:val="1"/>
        </w:rPr>
      </w:pPr>
      <w:r>
        <w:rPr>
          <w:b w:val="1"/>
          <w:bCs w:val="1"/>
          <w:rtl w:val="0"/>
        </w:rPr>
        <w:t xml:space="preserve">Aumento de los formatos disponibles. </w:t>
      </w:r>
      <w:r>
        <w:rPr>
          <w:rtl w:val="0"/>
        </w:rPr>
        <w:t xml:space="preserve">Ampliar esta sección </w:t>
      </w:r>
    </w:p>
    <w:p w:rsidR="00000000" w:rsidDel="00000000" w:rsidP="00000000" w:rsidRDefault="00000000" w:rsidRPr="00000000" w14:paraId="000001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Evaluación más exhaustiva. </w:t>
      </w:r>
      <w:r>
        <w:rPr>
          <w:rFonts w:ascii="Arial" w:cs="Arial" w:eastAsia="Arial" w:hAnsi="Arial"/>
          <w:b w:val="0"/>
          <w:bCs w:val="0"/>
          <w:i w:val="0"/>
          <w:iCs w:val="0"/>
          <w:smallCaps w:val="0"/>
          <w:strike w:val="0"/>
          <w:sz w:val="22"/>
          <w:szCs w:val="22"/>
          <w:u w:val="none"/>
          <w:shd w:fill="auto" w:val="clear"/>
          <w:vertAlign w:val="baseline"/>
          <w:rtl w:val="0"/>
        </w:rPr>
        <w:t xml:space="preserve">Ampliar el número de combates por evaluación, incorporar intervalos de confianza y, en su caso, medir el rendimiento en la escalera del servidor oficial respetando sus normas.</w:t>
      </w:r>
    </w:p>
    <w:p w:rsidR="00000000" w:rsidDel="00000000" w:rsidP="00000000" w:rsidRDefault="00000000" w:rsidRPr="00000000" w14:paraId="000001D1">
      <w:pPr>
        <w:pStyle w:val="Heading1"/>
        <w:pageBreakBefore w:val="1"/>
        <w:rPr>
          <w:color w:val="000000"/>
        </w:rPr>
      </w:pPr>
      <w:bookmarkStart w:colFirst="0" w:colLast="0" w:name="_heading=h.vcuo4uqgzt6x" w:id="46"/>
      <w:bookmarkEnd w:id="46"/>
      <w:r>
        <w:rPr>
          <w:color w:val="000000"/>
          <w:rtl w:val="0"/>
        </w:rPr>
        <w:t xml:space="preserve">8. Anexos</w:t>
      </w:r>
    </w:p>
    <w:p w:rsidR="00000000" w:rsidDel="00000000" w:rsidP="00000000" w:rsidRDefault="00000000" w:rsidRPr="00000000" w14:paraId="000001D2">
      <w:pPr>
        <w:spacing w:after="160" w:line="276" w:lineRule="auto"/>
        <w:jc w:val="both"/>
        <w:rPr/>
      </w:pPr>
      <w:r>
        <w:rPr>
          <w:rtl w:val="0"/>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rsidR="00000000" w:rsidDel="00000000" w:rsidP="00000000" w:rsidRDefault="00000000" w:rsidRPr="00000000" w14:paraId="000001D3">
      <w:pPr>
        <w:pStyle w:val="Heading2"/>
        <w:rPr>
          <w:color w:val="000000"/>
        </w:rPr>
      </w:pPr>
      <w:bookmarkStart w:colFirst="0" w:colLast="0" w:name="_heading=h.1ilqbumncru" w:id="47"/>
      <w:bookmarkEnd w:id="47"/>
      <w:r>
        <w:rPr>
          <w:color w:val="000000"/>
          <w:rtl w:val="0"/>
        </w:rPr>
        <w:t xml:space="preserve">8.1. Documentación del código</w:t>
      </w:r>
    </w:p>
    <w:p w:rsidR="00000000" w:rsidDel="00000000" w:rsidP="00000000" w:rsidRDefault="00000000" w:rsidRPr="00000000" w14:paraId="000001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Componentes. </w:t>
      </w:r>
      <w:r>
        <w:rPr>
          <w:rFonts w:ascii="Arial" w:cs="Arial" w:eastAsia="Arial" w:hAnsi="Arial"/>
          <w:b w:val="0"/>
          <w:bCs w:val="0"/>
          <w:i w:val="0"/>
          <w:iCs w:val="0"/>
          <w:smallCaps w:val="0"/>
          <w:strike w:val="0"/>
          <w:sz w:val="22"/>
          <w:szCs w:val="22"/>
          <w:u w:val="none"/>
          <w:shd w:fill="auto" w:val="clear"/>
          <w:vertAlign w:val="baseline"/>
          <w:rtl w:val="0"/>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p>
    <w:p w:rsidR="00000000" w:rsidDel="00000000" w:rsidP="00000000" w:rsidRDefault="00000000" w:rsidRPr="00000000" w14:paraId="000001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Bibliotecas de terceros. </w:t>
      </w:r>
      <w:r>
        <w:rPr>
          <w:rFonts w:ascii="Arial" w:cs="Arial" w:eastAsia="Arial" w:hAnsi="Arial"/>
          <w:b w:val="0"/>
          <w:bCs w:val="0"/>
          <w:i w:val="0"/>
          <w:iCs w:val="0"/>
          <w:smallCaps w:val="0"/>
          <w:strike w:val="0"/>
          <w:sz w:val="22"/>
          <w:szCs w:val="22"/>
          <w:u w:val="none"/>
          <w:shd w:fill="auto" w:val="clear"/>
          <w:vertAlign w:val="baseline"/>
          <w:rtl w:val="0"/>
        </w:rPr>
        <w:t xml:space="preserve">Relación de bibliotecas empleadas (poke-env, Stable-Baselines3, sb3-contrib, PyTorch, Gymnasium, TensorBoard), su función y los motivos de su elección, con enlaces a sus fuentes y documentación.</w:t>
      </w:r>
    </w:p>
    <w:p w:rsidR="00000000" w:rsidDel="00000000" w:rsidP="00000000" w:rsidRDefault="00000000" w:rsidRPr="00000000" w14:paraId="000001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Clases. </w:t>
      </w:r>
      <w:r>
        <w:rPr>
          <w:rFonts w:ascii="Arial" w:cs="Arial" w:eastAsia="Arial" w:hAnsi="Arial"/>
          <w:b w:val="0"/>
          <w:bCs w:val="0"/>
          <w:i w:val="0"/>
          <w:iCs w:val="0"/>
          <w:smallCaps w:val="0"/>
          <w:strike w:val="0"/>
          <w:sz w:val="22"/>
          <w:szCs w:val="22"/>
          <w:u w:val="none"/>
          <w:shd w:fill="auto" w:val="clear"/>
          <w:vertAlign w:val="baseline"/>
          <w:rtl w:val="0"/>
        </w:rPr>
        <w:t xml:space="preserve">Diagrama de clases en notación UML 2 con la estructura del código (entornos, extractores de características y utilidades).</w:t>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Arial" w:cs="Arial" w:eastAsia="Arial" w:hAnsi="Arial"/>
          <w:b w:val="1"/>
          <w:bCs w:val="1"/>
          <w:i w:val="0"/>
          <w:iCs w:val="0"/>
          <w:smallCaps w:val="0"/>
          <w:strike w:val="0"/>
          <w:sz w:val="22"/>
          <w:szCs w:val="22"/>
          <w:u w:val="none"/>
          <w:shd w:fill="auto" w:val="clear"/>
          <w:vertAlign w:val="baseline"/>
          <w:rtl w:val="0"/>
        </w:rPr>
        <w:t xml:space="preserve">Requisitos y estructura del proyecto. </w:t>
      </w:r>
      <w:r>
        <w:rPr>
          <w:rFonts w:ascii="Arial" w:cs="Arial" w:eastAsia="Arial" w:hAnsi="Arial"/>
          <w:b w:val="0"/>
          <w:bCs w:val="0"/>
          <w:i w:val="0"/>
          <w:iCs w:val="0"/>
          <w:smallCaps w:val="0"/>
          <w:strike w:val="0"/>
          <w:sz w:val="22"/>
          <w:szCs w:val="22"/>
          <w:u w:val="none"/>
          <w:shd w:fill="auto" w:val="clear"/>
          <w:vertAlign w:val="baseline"/>
          <w:rtl w:val="0"/>
        </w:rPr>
        <w:t xml:space="preserve">Software necesario para abrir, compilar y ejecutar el proyecto (Python y sus dependencias fijadas, Node.js y el servidor de Showdown), e instrucciones de instalación y configuración, junto con la descripción de la organización de carpetas.</w:t>
      </w:r>
    </w:p>
    <w:p w:rsidR="00000000" w:rsidDel="00000000" w:rsidP="00000000" w:rsidRDefault="00000000" w:rsidRPr="00000000" w14:paraId="000001D8">
      <w:pPr>
        <w:pStyle w:val="Heading2"/>
        <w:rPr>
          <w:color w:val="000000"/>
        </w:rPr>
      </w:pPr>
      <w:bookmarkStart w:colFirst="0" w:colLast="0" w:name="_heading=h.y55pn138s89a" w:id="48"/>
      <w:bookmarkEnd w:id="48"/>
      <w:r>
        <w:rPr>
          <w:color w:val="000000"/>
          <w:rtl w:val="0"/>
        </w:rPr>
        <w:t xml:space="preserve">8.2. Manual de usuario</w:t>
      </w:r>
    </w:p>
    <w:p w:rsidR="00000000" w:rsidDel="00000000" w:rsidP="00000000" w:rsidRDefault="00000000" w:rsidRPr="00000000" w14:paraId="000001D9">
      <w:pPr>
        <w:spacing w:after="160" w:line="276" w:lineRule="auto"/>
        <w:jc w:val="both"/>
        <w:rPr/>
      </w:pPr>
      <w:r>
        <w:rPr>
          <w:rtl w:val="0"/>
        </w:rPr>
        <w:t xml:space="preserve">Arranque del servidor local, activación del entorno virtual, lanzamiento de un entrenamiento, juego del agente frente a un humano desde el cliente web y enfrentamiento entre modelos. Se entrega como documento independiente.</w:t>
      </w:r>
    </w:p>
    <w:p w:rsidR="00000000" w:rsidDel="00000000" w:rsidP="00000000" w:rsidRDefault="00000000" w:rsidRPr="00000000" w14:paraId="000001DA">
      <w:pPr>
        <w:pStyle w:val="Heading2"/>
        <w:rPr>
          <w:color w:val="000000"/>
        </w:rPr>
      </w:pPr>
      <w:bookmarkStart w:colFirst="0" w:colLast="0" w:name="_heading=h.t4xdd5v45obk" w:id="49"/>
      <w:bookmarkEnd w:id="49"/>
      <w:r>
        <w:rPr>
          <w:color w:val="000000"/>
          <w:rtl w:val="0"/>
        </w:rPr>
        <w:t xml:space="preserve">8.3. Archivos del proyecto</w:t>
      </w:r>
    </w:p>
    <w:p w:rsidR="00000000" w:rsidDel="00000000" w:rsidP="00000000" w:rsidRDefault="00000000" w:rsidRPr="00000000" w14:paraId="000001DB">
      <w:pPr>
        <w:spacing w:after="160" w:line="276" w:lineRule="auto"/>
        <w:jc w:val="both"/>
        <w:rPr/>
      </w:pPr>
      <w:r>
        <w:rPr>
          <w:rtl w:val="0"/>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rsidR="00000000" w:rsidDel="00000000" w:rsidP="00000000" w:rsidRDefault="00000000" w:rsidRPr="00000000" w14:paraId="000001DC">
      <w:pPr>
        <w:pStyle w:val="Heading1"/>
        <w:pageBreakBefore w:val="1"/>
        <w:rPr>
          <w:color w:val="000000"/>
        </w:rPr>
      </w:pPr>
      <w:bookmarkStart w:colFirst="0" w:colLast="0" w:name="_heading=h.fklxebi61o6a" w:id="50"/>
      <w:bookmarkEnd w:id="50"/>
      <w:r>
        <w:rPr>
          <w:color w:val="000000"/>
          <w:rtl w:val="0"/>
        </w:rPr>
        <w:t xml:space="preserve">9. Referencias y bibliografía</w:t>
      </w:r>
    </w:p>
    <w:p w:rsidR="00000000" w:rsidDel="00000000" w:rsidP="00000000" w:rsidRDefault="00000000" w:rsidRPr="00000000" w14:paraId="000001DD">
      <w:pPr>
        <w:spacing w:after="120" w:line="276" w:lineRule="auto"/>
        <w:ind w:left="720" w:hanging="720"/>
        <w:jc w:val="both"/>
        <w:rPr/>
      </w:pPr>
      <w:r>
        <w:rPr>
          <w:rtl w:val="0"/>
        </w:rPr>
        <w:t xml:space="preserve">Angliss, C. (2026). VGC-Bench: Benchmark y herramientas para el aprendizaje por refuerzo en Pokémon VGC [software]. GitHub. https://github.com/cameronangliss/vgc-bench</w:t>
      </w:r>
    </w:p>
    <w:p w:rsidR="00000000" w:rsidDel="00000000" w:rsidP="00000000" w:rsidRDefault="00000000" w:rsidRPr="00000000" w14:paraId="000001DE">
      <w:pPr>
        <w:spacing w:after="120" w:line="276" w:lineRule="auto"/>
        <w:ind w:left="720" w:hanging="720"/>
        <w:jc w:val="both"/>
        <w:rPr/>
      </w:pPr>
      <w:r>
        <w:rPr>
          <w:rtl w:val="0"/>
        </w:rPr>
        <w:t xml:space="preserve">Bain, M., &amp; Sammut, C. (1995). A framework for behavioural cloning. En K. Furukawa, D. Michie &amp; S. Muggleton (Eds.), Machine Intelligence 15 (pp. 103–129). Oxford University Press.</w:t>
      </w:r>
    </w:p>
    <w:p w:rsidR="00000000" w:rsidDel="00000000" w:rsidP="00000000" w:rsidRDefault="00000000" w:rsidRPr="00000000" w14:paraId="000001DF">
      <w:pPr>
        <w:spacing w:after="120" w:line="276" w:lineRule="auto"/>
        <w:ind w:left="720" w:hanging="720"/>
        <w:jc w:val="both"/>
        <w:rPr/>
      </w:pPr>
      <w:r>
        <w:rPr>
          <w:rtl w:val="0"/>
        </w:rPr>
        <w:t xml:space="preserve">Berner, C., Brockman, G., Chan, B., Cheung, V., Dębiak, P., Dennison, C., … Zhang, S. (2019). Dota 2 with large scale deep reinforcement learning. arXiv. https://arxiv.org/abs/1912.06680</w:t>
      </w:r>
    </w:p>
    <w:p w:rsidR="00000000" w:rsidDel="00000000" w:rsidP="00000000" w:rsidRDefault="00000000" w:rsidRPr="00000000" w14:paraId="0B000040">
      <w:pPr>
        <w:spacing w:after="120" w:line="276" w:lineRule="auto"/>
        <w:ind w:left="720" w:hanging="720"/>
        <w:jc w:val="both"/>
        <w:rPr>
          <w:ins w:id="9073" w:author="Claude" w:date="2026-05-27T12:00:00Z"/>
        </w:rPr>
      </w:pPr>
      <w:ins w:id="9074" w:author="Claude" w:date="2026-05-27T12:00:00Z">
        <w:r>
          <w:rPr>
            <w:rtl w:val="0"/>
          </w:rPr>
          <w:t xml:space="preserve">Huang, D., &amp; Lee, S. (2019). A self-play policy optimization approach to battling Pokémon. En 2019 IEEE Conference on Games (CoG) (pp. 1–4). IEEE.</w:t>
        </w:r>
      </w:ins>
    </w:p>
    <w:p w:rsidR="00000000" w:rsidDel="00000000" w:rsidP="00000000" w:rsidRDefault="00000000" w:rsidRPr="00000000" w14:paraId="000001E0">
      <w:pPr>
        <w:spacing w:after="120" w:line="276" w:lineRule="auto"/>
        <w:ind w:left="720" w:hanging="720"/>
        <w:jc w:val="both"/>
        <w:rPr/>
      </w:pPr>
      <w:r>
        <w:rPr>
          <w:rtl w:val="0"/>
        </w:rPr>
        <w:t xml:space="preserve">Huang, S., &amp; Ontañón, S. (2022). A closer look at invalid action masking in policy gradient algorithms. En Proceedings of the 35th International FLAIRS Conference. https://doi.org/10.32473/flairs.v35i.130584</w:t>
      </w:r>
    </w:p>
    <w:p w:rsidR="00000000" w:rsidDel="00000000" w:rsidP="00000000" w:rsidRDefault="00000000" w:rsidRPr="00000000" w14:paraId="000001E1">
      <w:pPr>
        <w:spacing w:after="120" w:line="276" w:lineRule="auto"/>
        <w:ind w:left="720" w:hanging="720"/>
        <w:jc w:val="both"/>
        <w:rPr/>
      </w:pPr>
      <w:r>
        <w:rPr>
          <w:rtl w:val="0"/>
        </w:rPr>
        <w:t xml:space="preserve">Mnih, V., Kavukcuoglu, K., Silver, D., Rusu, A. A., Veness, J., Bellemare, M. G., … Hassabis, D. (2015). Human-level control through deep reinforcement learning. Nature, 518(7540), 529–533. https://doi.org/10.1038/nature14236</w:t>
      </w:r>
    </w:p>
    <w:p w:rsidR="00000000" w:rsidDel="00000000" w:rsidP="00000000" w:rsidRDefault="00000000" w:rsidRPr="00000000" w14:paraId="000001E2">
      <w:pPr>
        <w:spacing w:after="120" w:line="276" w:lineRule="auto"/>
        <w:ind w:left="720" w:hanging="720"/>
        <w:jc w:val="both"/>
        <w:rPr/>
      </w:pPr>
      <w:r>
        <w:rPr>
          <w:rtl w:val="0"/>
        </w:rPr>
        <w:t xml:space="preserve">Raffin, A., Hill, A., Gleave, A., Kanervisto, A., Ernestus, M., &amp; Dormann, N. (2021). Stable-Baselines3: Reliable reinforcement learning implementations. Journal of Machine Learning Research, 22(268), 1–8.</w:t>
      </w:r>
    </w:p>
    <w:p w:rsidR="00000000" w:rsidDel="00000000" w:rsidP="00000000" w:rsidRDefault="00000000" w:rsidRPr="00000000" w14:paraId="000001E3">
      <w:pPr>
        <w:spacing w:after="120" w:line="276" w:lineRule="auto"/>
        <w:ind w:left="720" w:hanging="720"/>
        <w:jc w:val="both"/>
        <w:rPr/>
      </w:pPr>
      <w:r>
        <w:rPr>
          <w:rtl w:val="0"/>
        </w:rPr>
        <w:t xml:space="preserve">Sahovic, H. (2024). poke-env: A Python interface for training reinforcement learning Pokémon bots [software]. GitHub. https://github.com/hsahovic/poke-env</w:t>
      </w:r>
    </w:p>
    <w:p w:rsidR="00000000" w:rsidDel="00000000" w:rsidP="00000000" w:rsidRDefault="00000000" w:rsidRPr="00000000" w14:paraId="000001E4">
      <w:pPr>
        <w:spacing w:after="120" w:line="276" w:lineRule="auto"/>
        <w:ind w:left="720" w:hanging="720"/>
        <w:jc w:val="both"/>
        <w:rPr/>
      </w:pPr>
      <w:r>
        <w:rPr>
          <w:rtl w:val="0"/>
        </w:rPr>
        <w:t xml:space="preserve">Schulman, J., Wolski, F., Dhariwal, P., Radford, A., &amp; Klimov, O. (2017). Proximal policy optimization algorithms. arXiv. https://arxiv.org/abs/1707.06347</w:t>
      </w:r>
    </w:p>
    <w:p w:rsidR="00000000" w:rsidDel="00000000" w:rsidP="00000000" w:rsidRDefault="00000000" w:rsidRPr="00000000" w14:paraId="000001E5">
      <w:pPr>
        <w:spacing w:after="120" w:line="276" w:lineRule="auto"/>
        <w:ind w:left="720" w:hanging="720"/>
        <w:jc w:val="both"/>
        <w:rPr/>
      </w:pPr>
      <w:r>
        <w:rPr>
          <w:rtl w:val="0"/>
        </w:rPr>
        <w:t xml:space="preserve">Silver, D., Huang, A., Maddison, C. J., Guez, A., Sifre, L., van den Driessche, G., … Hassabis, D. (2016). Mastering the game of Go with deep neural networks and tree search. Nature, 529(7587), 484–489. https://doi.org/10.1038/nature16961</w:t>
      </w:r>
    </w:p>
    <w:p w:rsidR="00000000" w:rsidDel="00000000" w:rsidP="00000000" w:rsidRDefault="00000000" w:rsidRPr="00000000" w14:paraId="000001E6">
      <w:pPr>
        <w:spacing w:after="120" w:line="276" w:lineRule="auto"/>
        <w:ind w:left="720" w:hanging="720"/>
        <w:jc w:val="both"/>
        <w:rPr/>
      </w:pPr>
      <w:r>
        <w:rPr>
          <w:rtl w:val="0"/>
        </w:rPr>
        <w:t xml:space="preserve">Silver, D., Hubert, T., Schrittwieser, J., Antonoglou, I., Lai, M., Guez, A., … Hassabis, D. (2018). A general reinforcement learning algorithm that masters chess, shogi, and Go through self-play. Science, 362(6419), 1140–1144. https://doi.org/10.1126/science.aar6404</w:t>
      </w:r>
    </w:p>
    <w:p w:rsidR="00000000" w:rsidDel="00000000" w:rsidP="00000000" w:rsidRDefault="00000000" w:rsidRPr="00000000" w14:paraId="0B000041">
      <w:pPr>
        <w:spacing w:after="120" w:line="276" w:lineRule="auto"/>
        <w:ind w:left="720" w:hanging="720"/>
        <w:jc w:val="both"/>
        <w:rPr>
          <w:ins w:id="9075" w:author="Claude" w:date="2026-05-27T12:00:00Z"/>
        </w:rPr>
      </w:pPr>
      <w:ins w:id="9076" w:author="Claude" w:date="2026-05-27T12:00:00Z">
        <w:r>
          <w:rPr>
            <w:rtl w:val="0"/>
          </w:rPr>
          <w:t xml:space="preserve">Simões, D., Reis, S., Lau, N., &amp; Reis, L. P. (2020). Competitive deep reinforcement learning over a Pokémon battling simulator. En 2020 IEEE International Conference on Autonomous Robot Systems and Competitions (ICARSC) (pp. 40–45). IEEE.</w:t>
        </w:r>
      </w:ins>
    </w:p>
    <w:p w:rsidR="00000000" w:rsidDel="00000000" w:rsidP="00000000" w:rsidRDefault="00000000" w:rsidRPr="00000000" w14:paraId="000001E7">
      <w:pPr>
        <w:spacing w:after="120" w:line="276" w:lineRule="auto"/>
        <w:ind w:left="720" w:hanging="720"/>
        <w:jc w:val="both"/>
        <w:rPr/>
      </w:pPr>
      <w:r>
        <w:rPr>
          <w:rtl w:val="0"/>
        </w:rPr>
        <w:t xml:space="preserve">Sutton, R. S., &amp; Barto, A. G. (2018). Reinforcement learning: An introduction (2ª ed.). MIT Press.</w:t>
      </w:r>
    </w:p>
    <w:p w:rsidR="00000000" w:rsidDel="00000000" w:rsidP="00000000" w:rsidRDefault="00000000" w:rsidRPr="00000000" w14:paraId="000001E8">
      <w:pPr>
        <w:spacing w:after="120" w:line="276" w:lineRule="auto"/>
        <w:ind w:left="720" w:hanging="720"/>
        <w:jc w:val="both"/>
        <w:rPr/>
      </w:pPr>
      <w:r>
        <w:rPr>
          <w:rtl w:val="0"/>
        </w:rPr>
        <w:t xml:space="preserve">Vaswani, A., Shazeer, N., Parmar, N., Uszkoreit, J., Jones, L., Gomez, A. N., … Polosukhin, I. (2017). Attention is all you need. En Advances in Neural Information Processing Systems 30 (pp. 5998–6008).</w:t>
      </w:r>
    </w:p>
    <w:p w:rsidR="00000000" w:rsidDel="00000000" w:rsidP="00000000" w:rsidRDefault="00000000" w:rsidRPr="00000000" w14:paraId="000001E9">
      <w:pPr>
        <w:spacing w:after="120" w:line="276" w:lineRule="auto"/>
        <w:ind w:left="720" w:hanging="720"/>
        <w:jc w:val="both"/>
        <w:rPr/>
      </w:pPr>
      <w:r>
        <w:rPr>
          <w:rtl w:val="0"/>
        </w:rPr>
        <w:t xml:space="preserve">Vinyals, O., Babuschkin, I., Czarnecki, W. M., Mathieu, M., Dudzik, A., Chung, J., … Silver, D. (2019). Grandmaster level in StarCraft II using multi-agent reinforcement learning. Nature, 575(7782), 350–354. https://doi.org/10.1038/s41586-019-1724-z</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sz w:val="16"/>
        <w:szCs w:val="16"/>
      </w:rPr>
    </w:pPr>
    <w:r w:rsidDel="00000000" w:rsidR="00000000" w:rsidRPr="00000000">
      <w:rPr>
        <w:sz w:val="16"/>
        <w:szCs w:val="16"/>
        <w:rtl w:val="0"/>
      </w:rPr>
      <w:t xml:space="preserve">Trabajo de Fin de Grado - David Díaz Espinosa de los Monteros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4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tCEP45yFYkU9nRq845i7205MA==">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